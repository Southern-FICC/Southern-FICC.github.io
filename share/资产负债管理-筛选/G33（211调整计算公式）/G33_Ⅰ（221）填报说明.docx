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Times New Roman"/>
          <w:b/>
          <w:bCs/>
          <w:sz w:val="30"/>
          <w:szCs w:val="30"/>
        </w:rPr>
      </w:pPr>
      <w:r>
        <w:rPr>
          <w:rFonts w:ascii="黑体" w:hAnsi="黑体" w:eastAsia="黑体" w:cs="黑体"/>
          <w:b/>
          <w:bCs/>
          <w:sz w:val="30"/>
          <w:szCs w:val="30"/>
        </w:rPr>
        <w:t>G33_</w:t>
      </w:r>
      <w:r>
        <w:rPr>
          <w:rFonts w:hint="eastAsia" w:ascii="黑体" w:hAnsi="黑体" w:eastAsia="黑体" w:cs="黑体"/>
          <w:b/>
          <w:bCs/>
          <w:sz w:val="30"/>
          <w:szCs w:val="30"/>
        </w:rPr>
        <w:t>Ⅰ《银行账簿利率风险计量报表（标准化计量框架简化版）》填报说明</w:t>
      </w:r>
    </w:p>
    <w:p>
      <w:pPr>
        <w:rPr>
          <w:rFonts w:ascii="仿宋_GB2312" w:eastAsia="仿宋_GB2312" w:cs="Times New Roman"/>
          <w:sz w:val="30"/>
          <w:szCs w:val="30"/>
        </w:rPr>
      </w:pPr>
    </w:p>
    <w:p>
      <w:pPr>
        <w:spacing w:line="440" w:lineRule="exact"/>
        <w:rPr>
          <w:rFonts w:ascii="宋体" w:cs="Times New Roman"/>
          <w:b/>
          <w:bCs/>
        </w:rPr>
      </w:pPr>
      <w:r>
        <w:rPr>
          <w:rFonts w:hint="eastAsia" w:ascii="宋体" w:hAnsi="宋体" w:cs="宋体"/>
          <w:b/>
          <w:bCs/>
        </w:rPr>
        <w:t>第一部分：引言</w:t>
      </w:r>
    </w:p>
    <w:p>
      <w:pPr>
        <w:spacing w:line="440" w:lineRule="exact"/>
        <w:ind w:firstLine="420" w:firstLineChars="200"/>
        <w:rPr>
          <w:ins w:id="0" w:author="wang jessie" w:date="2019-10-28T18:04:00Z"/>
          <w:rFonts w:ascii="宋体" w:hAnsi="宋体"/>
        </w:rPr>
      </w:pPr>
      <w:ins w:id="1" w:author="wang jessie" w:date="2019-10-28T18:04:00Z">
        <w:r>
          <w:rPr>
            <w:rFonts w:hint="eastAsia" w:ascii="宋体" w:hAnsi="宋体"/>
          </w:rPr>
          <w:t>1.本报表基于银行账簿</w:t>
        </w:r>
      </w:ins>
      <w:ins w:id="2" w:author="wang jessie" w:date="2019-10-28T18:04:00Z">
        <w:r>
          <w:rPr>
            <w:rFonts w:ascii="宋体" w:hAnsi="宋体"/>
          </w:rPr>
          <w:t>利率</w:t>
        </w:r>
      </w:ins>
      <w:ins w:id="3" w:author="wang jessie" w:date="2019-10-28T18:04:00Z">
        <w:r>
          <w:rPr>
            <w:rFonts w:hint="eastAsia" w:ascii="宋体" w:hAnsi="宋体"/>
          </w:rPr>
          <w:t>敏感性资产与负债的</w:t>
        </w:r>
      </w:ins>
      <w:ins w:id="4" w:author="wang jessie" w:date="2019-10-28T18:04:00Z">
        <w:r>
          <w:rPr>
            <w:rFonts w:ascii="宋体" w:hAnsi="宋体"/>
          </w:rPr>
          <w:t>重定价期限</w:t>
        </w:r>
      </w:ins>
      <w:ins w:id="5" w:author="wang jessie" w:date="2019-10-28T18:04:00Z">
        <w:r>
          <w:rPr>
            <w:rFonts w:hint="eastAsia" w:ascii="宋体" w:hAnsi="宋体"/>
          </w:rPr>
          <w:t>，计算特定利率冲击情景下利率波动</w:t>
        </w:r>
      </w:ins>
      <w:ins w:id="6" w:author="wang jessie" w:date="2019-10-28T18:04:00Z">
        <w:r>
          <w:rPr>
            <w:rFonts w:ascii="宋体" w:hAnsi="宋体"/>
          </w:rPr>
          <w:t>对经济价值</w:t>
        </w:r>
      </w:ins>
      <w:ins w:id="7" w:author="wang jessie" w:date="2019-10-28T18:04:00Z">
        <w:r>
          <w:rPr>
            <w:rFonts w:hint="eastAsia" w:ascii="宋体" w:hAnsi="宋体"/>
          </w:rPr>
          <w:t>和一年以内净利息收入</w:t>
        </w:r>
      </w:ins>
      <w:ins w:id="8" w:author="wang jessie" w:date="2019-10-28T18:04:00Z">
        <w:r>
          <w:rPr>
            <w:rFonts w:ascii="宋体" w:hAnsi="宋体"/>
          </w:rPr>
          <w:t>的影响</w:t>
        </w:r>
      </w:ins>
      <w:ins w:id="9" w:author="wang jessie" w:date="2019-10-28T18:04:00Z">
        <w:r>
          <w:rPr>
            <w:rFonts w:hint="eastAsia" w:ascii="宋体" w:hAnsi="宋体"/>
          </w:rPr>
          <w:t>，</w:t>
        </w:r>
      </w:ins>
      <w:ins w:id="10" w:author="wang jessie" w:date="2019-10-28T18:04:00Z">
        <w:r>
          <w:rPr>
            <w:rFonts w:ascii="宋体" w:hAnsi="宋体"/>
          </w:rPr>
          <w:t>衡量</w:t>
        </w:r>
      </w:ins>
      <w:ins w:id="11" w:author="wang jessie" w:date="2019-10-28T18:04:00Z">
        <w:r>
          <w:rPr>
            <w:rFonts w:hint="eastAsia" w:ascii="宋体" w:hAnsi="宋体"/>
          </w:rPr>
          <w:t>银行账簿</w:t>
        </w:r>
      </w:ins>
      <w:ins w:id="12" w:author="wang jessie" w:date="2019-10-28T18:04:00Z">
        <w:r>
          <w:rPr>
            <w:rFonts w:ascii="宋体" w:hAnsi="宋体"/>
          </w:rPr>
          <w:t>利率风险水平。</w:t>
        </w:r>
      </w:ins>
    </w:p>
    <w:p>
      <w:pPr>
        <w:spacing w:line="440" w:lineRule="exact"/>
        <w:ind w:firstLine="420" w:firstLineChars="200"/>
        <w:rPr>
          <w:ins w:id="13" w:author="wang jessie" w:date="2019-10-28T18:04:00Z"/>
          <w:rFonts w:ascii="宋体" w:hAnsi="宋体"/>
        </w:rPr>
      </w:pPr>
      <w:ins w:id="14" w:author="wang jessie" w:date="2019-10-28T18:04:00Z">
        <w:r>
          <w:rPr>
            <w:rFonts w:hint="eastAsia" w:ascii="宋体" w:hAnsi="宋体"/>
          </w:rPr>
          <w:t>2.本报表依据银保监会《商业银行银行账簿利率</w:t>
        </w:r>
      </w:ins>
      <w:ins w:id="15" w:author="wang jessie" w:date="2019-10-28T18:04:00Z">
        <w:r>
          <w:rPr>
            <w:rFonts w:ascii="宋体" w:hAnsi="宋体"/>
          </w:rPr>
          <w:t>风险</w:t>
        </w:r>
      </w:ins>
      <w:ins w:id="16" w:author="wang jessie" w:date="2019-10-28T18:04:00Z">
        <w:r>
          <w:rPr>
            <w:rFonts w:hint="eastAsia" w:ascii="宋体" w:hAnsi="宋体"/>
          </w:rPr>
          <w:t>管理指引</w:t>
        </w:r>
      </w:ins>
      <w:ins w:id="17" w:author="wang jessie" w:date="2019-10-28T18:04:00Z">
        <w:r>
          <w:rPr>
            <w:rFonts w:ascii="宋体" w:hAnsi="宋体"/>
          </w:rPr>
          <w:t>（</w:t>
        </w:r>
      </w:ins>
      <w:ins w:id="18" w:author="wang jessie" w:date="2019-10-28T18:04:00Z">
        <w:r>
          <w:rPr>
            <w:rFonts w:hint="eastAsia" w:ascii="宋体" w:hAnsi="宋体"/>
          </w:rPr>
          <w:t>修订</w:t>
        </w:r>
      </w:ins>
      <w:ins w:id="19" w:author="wang jessie" w:date="2019-10-28T18:04:00Z">
        <w:r>
          <w:rPr>
            <w:rFonts w:ascii="宋体" w:hAnsi="宋体"/>
          </w:rPr>
          <w:t>）</w:t>
        </w:r>
      </w:ins>
      <w:ins w:id="20" w:author="wang jessie" w:date="2019-10-28T18:04:00Z">
        <w:r>
          <w:rPr>
            <w:rFonts w:hint="eastAsia" w:ascii="宋体" w:hAnsi="宋体"/>
          </w:rPr>
          <w:t>》制定。</w:t>
        </w:r>
      </w:ins>
    </w:p>
    <w:p>
      <w:pPr>
        <w:spacing w:line="440" w:lineRule="exact"/>
        <w:rPr>
          <w:rFonts w:ascii="宋体" w:cs="Times New Roman"/>
          <w:b/>
          <w:bCs/>
        </w:rPr>
      </w:pPr>
      <w:r>
        <w:rPr>
          <w:rFonts w:hint="eastAsia" w:ascii="宋体" w:hAnsi="宋体" w:cs="宋体"/>
          <w:b/>
          <w:bCs/>
        </w:rPr>
        <w:t>第二部分：一般说明</w:t>
      </w:r>
    </w:p>
    <w:p>
      <w:pPr>
        <w:spacing w:line="440" w:lineRule="exact"/>
        <w:ind w:firstLine="420" w:firstLineChars="200"/>
        <w:rPr>
          <w:rFonts w:ascii="宋体" w:cs="Times New Roman"/>
        </w:rPr>
      </w:pPr>
      <w:r>
        <w:rPr>
          <w:rFonts w:ascii="宋体" w:hAnsi="宋体" w:cs="宋体"/>
        </w:rPr>
        <w:t>1.</w:t>
      </w:r>
      <w:r>
        <w:rPr>
          <w:rFonts w:hint="eastAsia" w:ascii="宋体" w:hAnsi="宋体" w:cs="宋体"/>
        </w:rPr>
        <w:t>报表名称：</w:t>
      </w:r>
      <w:r>
        <w:rPr>
          <w:rFonts w:ascii="宋体" w:hAnsi="宋体" w:cs="宋体"/>
        </w:rPr>
        <w:t>G33_</w:t>
      </w:r>
      <w:r>
        <w:rPr>
          <w:rFonts w:hint="eastAsia" w:ascii="宋体" w:hAnsi="宋体" w:cs="宋体"/>
        </w:rPr>
        <w:t>Ⅰ银行账簿利率风险计量报表（标准化计量框架简化版）。</w:t>
      </w:r>
    </w:p>
    <w:p>
      <w:pPr>
        <w:spacing w:line="440" w:lineRule="exact"/>
        <w:ind w:firstLine="420" w:firstLineChars="200"/>
        <w:rPr>
          <w:rFonts w:ascii="宋体" w:hAnsi="宋体" w:cs="宋体"/>
        </w:rPr>
      </w:pPr>
      <w:r>
        <w:rPr>
          <w:rFonts w:ascii="宋体" w:hAnsi="宋体" w:cs="宋体"/>
        </w:rPr>
        <w:t>2.</w:t>
      </w:r>
      <w:r>
        <w:rPr>
          <w:rFonts w:hint="eastAsia" w:ascii="宋体" w:hAnsi="宋体" w:cs="宋体"/>
        </w:rPr>
        <w:t>填报机构：</w:t>
      </w:r>
      <w:ins w:id="21" w:author="周世杰" w:date="2020-12-08T16:08:00Z">
        <w:r>
          <w:rPr>
            <w:rFonts w:hint="eastAsia" w:ascii="宋体" w:hAnsi="宋体" w:cs="宋体"/>
            <w:lang w:eastAsia="zh-CN"/>
          </w:rPr>
          <w:t>政策性银行（含开发银行）</w:t>
        </w:r>
      </w:ins>
      <w:ins w:id="22" w:author="周世杰" w:date="2020-12-08T16:09:00Z">
        <w:r>
          <w:rPr>
            <w:rFonts w:hint="eastAsia" w:ascii="宋体" w:hAnsi="宋体" w:cs="宋体"/>
            <w:lang w:eastAsia="zh-CN"/>
          </w:rPr>
          <w:t>、</w:t>
        </w:r>
      </w:ins>
      <w:r>
        <w:rPr>
          <w:rFonts w:hint="eastAsia" w:ascii="宋体" w:hAnsi="宋体" w:cs="宋体"/>
        </w:rPr>
        <w:t>城市商业银行、民营银行、农村商业银行、外资法人银行。</w:t>
      </w:r>
    </w:p>
    <w:p>
      <w:pPr>
        <w:spacing w:line="440" w:lineRule="exact"/>
        <w:ind w:firstLine="420" w:firstLineChars="200"/>
        <w:rPr>
          <w:ins w:id="23" w:author="wang jessie" w:date="2019-10-28T18:05:00Z"/>
          <w:rFonts w:ascii="宋体" w:hAnsi="宋体"/>
        </w:rPr>
      </w:pPr>
      <w:ins w:id="24" w:author="wang jessie" w:date="2019-10-28T18:05:00Z">
        <w:r>
          <w:rPr>
            <w:rFonts w:hint="eastAsia" w:ascii="宋体" w:hAnsi="宋体"/>
          </w:rPr>
          <w:t>3.报送口径、</w:t>
        </w:r>
      </w:ins>
      <w:ins w:id="25" w:author="wang jessie" w:date="2019-10-28T18:05:00Z">
        <w:r>
          <w:rPr>
            <w:rFonts w:ascii="宋体" w:hAnsi="宋体"/>
          </w:rPr>
          <w:t>频度及</w:t>
        </w:r>
      </w:ins>
      <w:ins w:id="26" w:author="wang jessie" w:date="2019-10-28T18:05:00Z">
        <w:r>
          <w:rPr>
            <w:rFonts w:hint="eastAsia" w:ascii="宋体" w:hAnsi="宋体"/>
          </w:rPr>
          <w:t>时间：按</w:t>
        </w:r>
      </w:ins>
      <w:ins w:id="27" w:author="wang jessie" w:date="2019-10-28T18:05:00Z">
        <w:r>
          <w:rPr>
            <w:rFonts w:ascii="宋体" w:hAnsi="宋体"/>
          </w:rPr>
          <w:t>法人口径</w:t>
        </w:r>
      </w:ins>
      <w:ins w:id="28" w:author="wang jessie" w:date="2019-10-28T18:05:00Z">
        <w:r>
          <w:rPr>
            <w:rFonts w:hint="eastAsia" w:ascii="宋体" w:hAnsi="宋体"/>
          </w:rPr>
          <w:t>分</w:t>
        </w:r>
      </w:ins>
      <w:ins w:id="29" w:author="wang jessie" w:date="2019-10-28T18:05:00Z">
        <w:r>
          <w:rPr>
            <w:rFonts w:ascii="宋体" w:hAnsi="宋体"/>
          </w:rPr>
          <w:t>币种填报</w:t>
        </w:r>
      </w:ins>
      <w:ins w:id="30" w:author="zhoushijie" w:date="2019-12-01T17:30:00Z">
        <w:r>
          <w:rPr>
            <w:rFonts w:hint="eastAsia" w:ascii="宋体" w:hAnsi="宋体"/>
          </w:rPr>
          <w:t>（季报）</w:t>
        </w:r>
      </w:ins>
      <w:ins w:id="31" w:author="wang jessie" w:date="2019-10-28T18:05:00Z">
        <w:r>
          <w:rPr>
            <w:rFonts w:ascii="宋体" w:hAnsi="宋体"/>
          </w:rPr>
          <w:t>，</w:t>
        </w:r>
      </w:ins>
      <w:ins w:id="32" w:author="wang jessie" w:date="2019-10-28T18:05:00Z">
        <w:del w:id="33" w:author="zhoushijie" w:date="2019-12-01T17:30:00Z">
          <w:r>
            <w:rPr>
              <w:rFonts w:ascii="宋体" w:hAnsi="宋体"/>
            </w:rPr>
            <w:delText>按季报送，</w:delText>
          </w:r>
        </w:del>
      </w:ins>
      <w:ins w:id="34" w:author="zhoushijie" w:date="2019-12-01T17:30:00Z">
        <w:r>
          <w:rPr>
            <w:rFonts w:hint="eastAsia" w:ascii="宋体" w:hAnsi="宋体"/>
          </w:rPr>
          <w:t>报送时间为季报第二</w:t>
        </w:r>
      </w:ins>
      <w:ins w:id="35" w:author="zhoushijie" w:date="2019-12-01T17:31:00Z">
        <w:r>
          <w:rPr>
            <w:rFonts w:hint="eastAsia" w:ascii="宋体" w:hAnsi="宋体"/>
          </w:rPr>
          <w:t>批次（</w:t>
        </w:r>
      </w:ins>
      <w:ins w:id="36" w:author="wang jessie" w:date="2019-10-28T18:05:00Z">
        <w:r>
          <w:rPr>
            <w:rFonts w:ascii="宋体" w:hAnsi="宋体"/>
          </w:rPr>
          <w:t>季后</w:t>
        </w:r>
      </w:ins>
      <w:ins w:id="37" w:author="wang jessie" w:date="2019-10-28T18:05:00Z">
        <w:r>
          <w:rPr>
            <w:rFonts w:hint="eastAsia" w:ascii="宋体" w:hAnsi="宋体"/>
          </w:rPr>
          <w:t>18日</w:t>
        </w:r>
      </w:ins>
      <w:ins w:id="38" w:author="zhoushijie" w:date="2019-12-01T17:31:00Z">
        <w:r>
          <w:rPr>
            <w:rFonts w:hint="eastAsia" w:ascii="宋体" w:hAnsi="宋体"/>
          </w:rPr>
          <w:t>）</w:t>
        </w:r>
      </w:ins>
      <w:ins w:id="39" w:author="wang jessie" w:date="2019-10-28T18:05:00Z">
        <w:del w:id="40" w:author="zhoushijie" w:date="2019-12-01T17:31:00Z">
          <w:r>
            <w:rPr>
              <w:rFonts w:ascii="宋体" w:hAnsi="宋体"/>
            </w:rPr>
            <w:delText>内报送完毕</w:delText>
          </w:r>
        </w:del>
      </w:ins>
      <w:ins w:id="41" w:author="wang jessie" w:date="2019-10-28T18:05:00Z">
        <w:r>
          <w:rPr>
            <w:rFonts w:hint="eastAsia" w:ascii="宋体" w:hAnsi="宋体"/>
          </w:rPr>
          <w:t>。</w:t>
        </w:r>
      </w:ins>
    </w:p>
    <w:p>
      <w:pPr>
        <w:spacing w:line="440" w:lineRule="exact"/>
        <w:ind w:firstLine="420" w:firstLineChars="200"/>
        <w:rPr>
          <w:ins w:id="42" w:author="wang jessie" w:date="2019-10-28T18:05:00Z"/>
          <w:rFonts w:ascii="宋体" w:hAnsi="宋体"/>
        </w:rPr>
      </w:pPr>
      <w:ins w:id="43" w:author="wang jessie" w:date="2019-10-28T18:05:00Z">
        <w:r>
          <w:rPr>
            <w:rFonts w:ascii="宋体" w:hAnsi="宋体"/>
          </w:rPr>
          <w:t>4</w:t>
        </w:r>
      </w:ins>
      <w:ins w:id="44" w:author="wang jessie" w:date="2019-10-28T18:05:00Z">
        <w:r>
          <w:rPr>
            <w:rFonts w:hint="eastAsia" w:ascii="宋体" w:hAnsi="宋体"/>
          </w:rPr>
          <w:t>.报送</w:t>
        </w:r>
      </w:ins>
      <w:ins w:id="45" w:author="wang jessie" w:date="2019-10-28T18:05:00Z">
        <w:r>
          <w:rPr>
            <w:rFonts w:ascii="宋体" w:hAnsi="宋体"/>
          </w:rPr>
          <w:t>方式：</w:t>
        </w:r>
      </w:ins>
      <w:ins w:id="46" w:author="wang jessie" w:date="2019-10-28T18:05:00Z">
        <w:r>
          <w:rPr>
            <w:rFonts w:hint="eastAsia" w:ascii="宋体" w:hAnsi="宋体"/>
          </w:rPr>
          <w:t>以电子</w:t>
        </w:r>
      </w:ins>
      <w:ins w:id="47" w:author="wang jessie" w:date="2019-10-28T18:05:00Z">
        <w:r>
          <w:rPr>
            <w:rFonts w:ascii="宋体" w:hAnsi="宋体"/>
          </w:rPr>
          <w:t>报表形式报送银保</w:t>
        </w:r>
      </w:ins>
      <w:ins w:id="48" w:author="wang jessie" w:date="2019-10-28T18:05:00Z">
        <w:r>
          <w:rPr>
            <w:rFonts w:hint="eastAsia" w:ascii="宋体" w:hAnsi="宋体"/>
          </w:rPr>
          <w:t>监会</w:t>
        </w:r>
      </w:ins>
      <w:ins w:id="49" w:author="wang jessie" w:date="2019-10-28T18:05:00Z">
        <w:r>
          <w:rPr>
            <w:rFonts w:ascii="宋体" w:hAnsi="宋体"/>
          </w:rPr>
          <w:t>。</w:t>
        </w:r>
      </w:ins>
    </w:p>
    <w:p>
      <w:pPr>
        <w:spacing w:line="440" w:lineRule="exact"/>
        <w:ind w:firstLine="420" w:firstLineChars="200"/>
        <w:rPr>
          <w:ins w:id="50" w:author="wang jessie" w:date="2019-10-28T18:05:00Z"/>
          <w:rFonts w:ascii="宋体" w:hAnsi="宋体"/>
        </w:rPr>
      </w:pPr>
      <w:ins w:id="51" w:author="wang jessie" w:date="2019-10-28T18:05:00Z">
        <w:r>
          <w:rPr>
            <w:rFonts w:ascii="宋体" w:hAnsi="宋体"/>
          </w:rPr>
          <w:t>5</w:t>
        </w:r>
      </w:ins>
      <w:ins w:id="52" w:author="wang jessie" w:date="2019-10-28T18:05:00Z">
        <w:r>
          <w:rPr>
            <w:rFonts w:hint="eastAsia" w:ascii="宋体" w:hAnsi="宋体"/>
          </w:rPr>
          <w:t>.</w:t>
        </w:r>
      </w:ins>
      <w:ins w:id="53" w:author="wang jessie" w:date="2019-10-28T18:05:00Z">
        <w:r>
          <w:rPr>
            <w:rFonts w:ascii="宋体" w:hAnsi="宋体"/>
          </w:rPr>
          <w:t>数据单位：</w:t>
        </w:r>
      </w:ins>
      <w:ins w:id="54" w:author="wang jessie" w:date="2019-10-28T18:05:00Z">
        <w:r>
          <w:rPr>
            <w:rFonts w:hint="eastAsia" w:ascii="宋体" w:hAnsi="宋体"/>
          </w:rPr>
          <w:t>万元。</w:t>
        </w:r>
      </w:ins>
    </w:p>
    <w:p>
      <w:pPr>
        <w:spacing w:line="440" w:lineRule="exact"/>
        <w:ind w:firstLine="420" w:firstLineChars="200"/>
        <w:rPr>
          <w:ins w:id="55" w:author="wang jessie" w:date="2019-10-28T18:05:00Z"/>
          <w:rFonts w:ascii="宋体" w:hAnsi="宋体"/>
        </w:rPr>
      </w:pPr>
      <w:ins w:id="56" w:author="wang jessie" w:date="2019-10-28T18:05:00Z">
        <w:r>
          <w:rPr>
            <w:rFonts w:ascii="宋体" w:hAnsi="宋体"/>
          </w:rPr>
          <w:t>6</w:t>
        </w:r>
      </w:ins>
      <w:ins w:id="57" w:author="wang jessie" w:date="2019-10-28T18:05:00Z">
        <w:r>
          <w:rPr>
            <w:rFonts w:hint="eastAsia" w:ascii="宋体" w:hAnsi="宋体"/>
          </w:rPr>
          <w:t>.</w:t>
        </w:r>
      </w:ins>
      <w:ins w:id="58" w:author="wang jessie" w:date="2019-10-28T18:05:00Z">
        <w:r>
          <w:rPr>
            <w:rFonts w:ascii="宋体" w:hAnsi="宋体"/>
          </w:rPr>
          <w:t>四舍五入要求：</w:t>
        </w:r>
      </w:ins>
      <w:ins w:id="59" w:author="wang jessie" w:date="2019-10-28T18:05:00Z">
        <w:r>
          <w:rPr>
            <w:rFonts w:hint="eastAsia" w:ascii="宋体" w:hAnsi="宋体"/>
          </w:rPr>
          <w:t>金额保留两位小数。</w:t>
        </w:r>
      </w:ins>
    </w:p>
    <w:p>
      <w:pPr>
        <w:spacing w:line="440" w:lineRule="exact"/>
        <w:ind w:firstLine="420" w:firstLineChars="200"/>
        <w:rPr>
          <w:ins w:id="60" w:author="wang jessie" w:date="2019-10-28T18:05:00Z"/>
          <w:rFonts w:ascii="宋体" w:hAnsi="宋体"/>
        </w:rPr>
      </w:pPr>
      <w:ins w:id="61" w:author="wang jessie" w:date="2019-10-28T18:05:00Z">
        <w:r>
          <w:rPr>
            <w:rFonts w:ascii="宋体" w:hAnsi="宋体"/>
          </w:rPr>
          <w:t>7</w:t>
        </w:r>
      </w:ins>
      <w:ins w:id="62" w:author="wang jessie" w:date="2019-10-28T18:05:00Z">
        <w:r>
          <w:rPr>
            <w:rFonts w:hint="eastAsia" w:ascii="宋体" w:hAnsi="宋体"/>
          </w:rPr>
          <w:t>.填报币种：本表需</w:t>
        </w:r>
      </w:ins>
      <w:ins w:id="63" w:author="wang jessie" w:date="2019-10-28T18:05:00Z">
        <w:r>
          <w:rPr>
            <w:rFonts w:ascii="宋体" w:hAnsi="宋体"/>
          </w:rPr>
          <w:t>按主要货币</w:t>
        </w:r>
      </w:ins>
      <w:ins w:id="64" w:author="wang jessie" w:date="2019-10-28T18:05:00Z">
        <w:r>
          <w:rPr>
            <w:rFonts w:hint="eastAsia" w:ascii="宋体" w:hAnsi="宋体"/>
          </w:rPr>
          <w:t>分别填报。</w:t>
        </w:r>
      </w:ins>
      <w:ins w:id="65" w:author="wang jessie" w:date="2019-10-28T18:05:00Z">
        <w:r>
          <w:rPr>
            <w:rFonts w:ascii="宋体" w:hAnsi="宋体"/>
          </w:rPr>
          <w:t>主要货币</w:t>
        </w:r>
      </w:ins>
      <w:ins w:id="66" w:author="wang jessie" w:date="2019-10-28T18:05:00Z">
        <w:r>
          <w:rPr>
            <w:rFonts w:hint="eastAsia" w:ascii="宋体" w:hAnsi="宋体"/>
          </w:rPr>
          <w:t>指以该币种计价的银行账簿资产（或负债）</w:t>
        </w:r>
      </w:ins>
      <w:ins w:id="67" w:author="wang jessie" w:date="2019-10-28T18:05:00Z">
        <w:r>
          <w:rPr>
            <w:rFonts w:ascii="宋体" w:hAnsi="宋体"/>
          </w:rPr>
          <w:t>余额占</w:t>
        </w:r>
      </w:ins>
      <w:ins w:id="68" w:author="wang jessie" w:date="2019-10-28T18:05:00Z">
        <w:r>
          <w:rPr>
            <w:rFonts w:hint="eastAsia" w:ascii="宋体" w:hAnsi="宋体"/>
          </w:rPr>
          <w:t>全部</w:t>
        </w:r>
      </w:ins>
      <w:ins w:id="69" w:author="wang jessie" w:date="2019-10-28T18:05:00Z">
        <w:r>
          <w:rPr>
            <w:rFonts w:ascii="宋体" w:hAnsi="宋体"/>
          </w:rPr>
          <w:t>银行</w:t>
        </w:r>
      </w:ins>
      <w:ins w:id="70" w:author="wang jessie" w:date="2019-10-28T18:05:00Z">
        <w:r>
          <w:rPr>
            <w:rFonts w:hint="eastAsia" w:ascii="宋体" w:hAnsi="宋体"/>
          </w:rPr>
          <w:t>账簿</w:t>
        </w:r>
      </w:ins>
      <w:ins w:id="71" w:author="wang jessie" w:date="2019-10-28T18:05:00Z">
        <w:r>
          <w:rPr>
            <w:rFonts w:ascii="宋体" w:hAnsi="宋体"/>
          </w:rPr>
          <w:t>资产</w:t>
        </w:r>
      </w:ins>
      <w:ins w:id="72" w:author="wang jessie" w:date="2019-10-28T18:05:00Z">
        <w:r>
          <w:rPr>
            <w:rFonts w:hint="eastAsia" w:ascii="宋体" w:hAnsi="宋体"/>
          </w:rPr>
          <w:t>（或负债）的比重</w:t>
        </w:r>
      </w:ins>
      <w:ins w:id="73" w:author="wang jessie" w:date="2019-10-28T18:05:00Z">
        <w:r>
          <w:rPr>
            <w:rFonts w:ascii="宋体" w:hAnsi="宋体"/>
          </w:rPr>
          <w:t>超过</w:t>
        </w:r>
      </w:ins>
      <w:ins w:id="74" w:author="wang jessie" w:date="2019-10-28T18:05:00Z">
        <w:r>
          <w:rPr>
            <w:rFonts w:hint="eastAsia" w:ascii="宋体" w:hAnsi="宋体"/>
          </w:rPr>
          <w:t>5%的货币。例如，主要货币为人民币、美元和欧元三种货币时，应分别报送人民币、美元和欧元三张报表。填报外币报表时，填报机构需将外币折算为人民币进行填报。</w:t>
        </w:r>
      </w:ins>
    </w:p>
    <w:p>
      <w:pPr>
        <w:spacing w:line="440" w:lineRule="exact"/>
        <w:ind w:firstLine="420" w:firstLineChars="200"/>
        <w:rPr>
          <w:ins w:id="75" w:author="wang jessie" w:date="2019-10-28T18:05:00Z"/>
          <w:rFonts w:ascii="宋体" w:hAnsi="宋体"/>
        </w:rPr>
      </w:pPr>
      <w:ins w:id="76" w:author="wang jessie" w:date="2019-10-28T18:05:00Z">
        <w:r>
          <w:rPr>
            <w:rFonts w:hint="eastAsia" w:ascii="宋体" w:hAnsi="宋体" w:cs="宋体"/>
          </w:rPr>
          <w:t>银行业金融机构将外币折算为人民币时，应按照报告期末最后一天国家外汇管理局公布的人民币兑美元、欧元、日元和港币的基准汇价进行折算。美元、欧元、日元和港元等四种主要货币以外的其他货币对人民币的折算汇率，以报告期末最后一天美元对人民币的基准汇率与同一天上午9时国际外汇市场其他货币兑美元汇率套算确定。</w:t>
        </w:r>
      </w:ins>
    </w:p>
    <w:p>
      <w:pPr>
        <w:spacing w:line="440" w:lineRule="exact"/>
        <w:rPr>
          <w:ins w:id="77" w:author="cbrc" w:date="2018-12-05T23:25:00Z"/>
          <w:rFonts w:ascii="宋体" w:hAnsi="宋体" w:cs="宋体"/>
          <w:b/>
          <w:bCs/>
        </w:rPr>
      </w:pPr>
      <w:r>
        <w:rPr>
          <w:rFonts w:hint="eastAsia" w:ascii="宋体" w:hAnsi="宋体" w:cs="宋体"/>
          <w:b/>
          <w:bCs/>
        </w:rPr>
        <w:t>第三部分：主要项目说明</w:t>
      </w:r>
    </w:p>
    <w:p>
      <w:pPr>
        <w:pStyle w:val="13"/>
        <w:adjustRightInd w:val="0"/>
        <w:snapToGrid w:val="0"/>
        <w:spacing w:after="0" w:line="440" w:lineRule="exact"/>
        <w:ind w:firstLine="420"/>
        <w:rPr>
          <w:ins w:id="78" w:author="cbrc" w:date="2018-12-05T23:25:00Z"/>
          <w:rFonts w:ascii="宋体" w:hAnsi="宋体" w:eastAsia="宋体"/>
          <w:sz w:val="21"/>
          <w:szCs w:val="21"/>
        </w:rPr>
      </w:pPr>
      <w:ins w:id="79" w:author="cbrc" w:date="2018-12-05T23:25:00Z">
        <w:r>
          <w:rPr>
            <w:rFonts w:hint="eastAsia" w:ascii="宋体" w:hAnsi="宋体" w:eastAsia="宋体"/>
            <w:sz w:val="21"/>
            <w:szCs w:val="21"/>
          </w:rPr>
          <w:t>本表中部分相关概念解释如下：</w:t>
        </w:r>
      </w:ins>
    </w:p>
    <w:p>
      <w:pPr>
        <w:pStyle w:val="13"/>
        <w:adjustRightInd w:val="0"/>
        <w:snapToGrid w:val="0"/>
        <w:spacing w:after="0" w:line="440" w:lineRule="exact"/>
        <w:ind w:firstLine="420"/>
        <w:rPr>
          <w:ins w:id="80" w:author="wang jessie" w:date="2019-10-28T18:06:00Z"/>
          <w:rFonts w:ascii="宋体" w:hAnsi="宋体" w:eastAsia="宋体"/>
          <w:sz w:val="21"/>
          <w:szCs w:val="21"/>
        </w:rPr>
      </w:pPr>
      <w:ins w:id="81" w:author="wang jessie" w:date="2019-10-28T18:06:00Z">
        <w:r>
          <w:rPr>
            <w:rFonts w:hint="eastAsia" w:ascii="宋体" w:hAnsi="宋体" w:eastAsia="宋体"/>
            <w:sz w:val="21"/>
            <w:szCs w:val="21"/>
          </w:rPr>
          <w:t>固定利率：指在金融工具的业务合同中，借贷双方明确约定在该业务持续期间不得变更、固定不变的利率。</w:t>
        </w:r>
      </w:ins>
    </w:p>
    <w:p>
      <w:pPr>
        <w:pStyle w:val="13"/>
        <w:adjustRightInd w:val="0"/>
        <w:snapToGrid w:val="0"/>
        <w:spacing w:after="0" w:line="440" w:lineRule="exact"/>
        <w:ind w:firstLine="420"/>
        <w:rPr>
          <w:ins w:id="82" w:author="王雅洁" w:date="2019-11-08T17:27:00Z"/>
          <w:rFonts w:ascii="宋体" w:hAnsi="宋体" w:eastAsia="宋体"/>
          <w:sz w:val="21"/>
          <w:szCs w:val="21"/>
        </w:rPr>
      </w:pPr>
      <w:ins w:id="83" w:author="wang jessie" w:date="2019-10-28T18:06:00Z">
        <w:r>
          <w:rPr>
            <w:rFonts w:hint="eastAsia" w:ascii="宋体" w:hAnsi="宋体" w:eastAsia="宋体"/>
            <w:sz w:val="21"/>
            <w:szCs w:val="21"/>
          </w:rPr>
          <w:t>浮动利率：</w:t>
        </w:r>
      </w:ins>
      <w:ins w:id="84" w:author="王雅洁" w:date="2019-11-08T17:27:00Z">
        <w:r>
          <w:rPr>
            <w:rFonts w:hint="eastAsia" w:ascii="宋体" w:hAnsi="宋体" w:eastAsia="宋体"/>
            <w:sz w:val="21"/>
            <w:szCs w:val="21"/>
          </w:rPr>
          <w:t>指在金融工具的业务合同中，借贷双方约定在该业务持续期间，在指定的日期，或者根据某些参考利率的变动，而可以一次或多次变更的利率。如果一笔业务的利率可浮动，但约定浮动有上限或下限，若该笔业务利率已经达到上限或下限，则视同为固定利率，只有在重新浮动后，才再作为浮动利率。</w:t>
        </w:r>
      </w:ins>
    </w:p>
    <w:p>
      <w:pPr>
        <w:pStyle w:val="13"/>
        <w:adjustRightInd w:val="0"/>
        <w:snapToGrid w:val="0"/>
        <w:spacing w:line="440" w:lineRule="exact"/>
        <w:ind w:firstLine="420"/>
        <w:rPr>
          <w:ins w:id="85" w:author="王雅洁" w:date="2019-11-08T17:27:00Z"/>
          <w:rFonts w:ascii="宋体" w:hAnsi="宋体" w:eastAsia="宋体"/>
          <w:sz w:val="21"/>
          <w:szCs w:val="21"/>
        </w:rPr>
      </w:pPr>
      <w:ins w:id="86" w:author="wang jessie" w:date="2019-10-28T18:06:00Z">
        <w:r>
          <w:rPr>
            <w:rFonts w:hint="eastAsia" w:ascii="宋体" w:hAnsi="宋体" w:eastAsia="宋体"/>
            <w:sz w:val="21"/>
            <w:szCs w:val="21"/>
          </w:rPr>
          <w:t>重定价</w:t>
        </w:r>
      </w:ins>
      <w:ins w:id="87" w:author="wang jessie" w:date="2019-10-28T18:06:00Z">
        <w:r>
          <w:rPr>
            <w:rFonts w:ascii="宋体" w:hAnsi="宋体" w:eastAsia="宋体"/>
            <w:sz w:val="21"/>
            <w:szCs w:val="21"/>
          </w:rPr>
          <w:t>日</w:t>
        </w:r>
      </w:ins>
      <w:ins w:id="88" w:author="wang jessie" w:date="2019-10-28T18:06:00Z">
        <w:r>
          <w:rPr>
            <w:rFonts w:hint="eastAsia" w:ascii="宋体" w:hAnsi="宋体" w:eastAsia="宋体"/>
            <w:sz w:val="21"/>
            <w:szCs w:val="21"/>
          </w:rPr>
          <w:t>期的确定：</w:t>
        </w:r>
      </w:ins>
      <w:ins w:id="89" w:author="王雅洁" w:date="2019-11-08T17:27:00Z">
        <w:r>
          <w:rPr>
            <w:rFonts w:hint="eastAsia" w:ascii="宋体" w:hAnsi="宋体" w:eastAsia="宋体"/>
            <w:sz w:val="21"/>
            <w:szCs w:val="21"/>
          </w:rPr>
          <w:t>（1）对于固定利率产品，本金偿还</w:t>
        </w:r>
      </w:ins>
      <w:ins w:id="90" w:author="王雅洁" w:date="2019-11-08T17:27:00Z">
        <w:r>
          <w:rPr>
            <w:rFonts w:ascii="宋体" w:hAnsi="宋体" w:eastAsia="宋体"/>
            <w:sz w:val="21"/>
            <w:szCs w:val="21"/>
          </w:rPr>
          <w:t>到期日</w:t>
        </w:r>
      </w:ins>
      <w:ins w:id="91" w:author="王雅洁" w:date="2019-11-08T17:27:00Z">
        <w:r>
          <w:rPr>
            <w:rFonts w:hint="eastAsia" w:ascii="宋体" w:hAnsi="宋体" w:eastAsia="宋体"/>
            <w:sz w:val="21"/>
            <w:szCs w:val="21"/>
          </w:rPr>
          <w:t>即为本金的重定价日，</w:t>
        </w:r>
      </w:ins>
      <w:ins w:id="92" w:author="王雅洁" w:date="2019-11-08T17:27:00Z">
        <w:r>
          <w:rPr>
            <w:rFonts w:ascii="宋体" w:hAnsi="宋体" w:eastAsia="宋体"/>
            <w:sz w:val="21"/>
            <w:szCs w:val="21"/>
          </w:rPr>
          <w:t>所有未偿还本金的</w:t>
        </w:r>
      </w:ins>
      <w:ins w:id="93" w:author="王雅洁" w:date="2019-11-08T17:27:00Z">
        <w:r>
          <w:rPr>
            <w:rFonts w:hint="eastAsia" w:ascii="宋体" w:hAnsi="宋体" w:eastAsia="宋体"/>
            <w:sz w:val="21"/>
            <w:szCs w:val="21"/>
          </w:rPr>
          <w:t>利息</w:t>
        </w:r>
      </w:ins>
      <w:ins w:id="94" w:author="王雅洁" w:date="2019-11-08T17:27:00Z">
        <w:r>
          <w:rPr>
            <w:rFonts w:ascii="宋体" w:hAnsi="宋体" w:eastAsia="宋体"/>
            <w:sz w:val="21"/>
            <w:szCs w:val="21"/>
          </w:rPr>
          <w:t>支付日为</w:t>
        </w:r>
      </w:ins>
      <w:ins w:id="95" w:author="王雅洁" w:date="2019-11-08T17:27:00Z">
        <w:r>
          <w:rPr>
            <w:rFonts w:hint="eastAsia" w:ascii="宋体" w:hAnsi="宋体" w:eastAsia="宋体"/>
            <w:sz w:val="21"/>
            <w:szCs w:val="21"/>
          </w:rPr>
          <w:t>利息重定价</w:t>
        </w:r>
      </w:ins>
      <w:ins w:id="96" w:author="王雅洁" w:date="2019-11-08T17:27:00Z">
        <w:r>
          <w:rPr>
            <w:rFonts w:ascii="宋体" w:hAnsi="宋体" w:eastAsia="宋体"/>
            <w:sz w:val="21"/>
            <w:szCs w:val="21"/>
          </w:rPr>
          <w:t>日</w:t>
        </w:r>
      </w:ins>
      <w:ins w:id="97" w:author="王雅洁" w:date="2019-11-08T17:27:00Z">
        <w:r>
          <w:rPr>
            <w:rFonts w:hint="eastAsia" w:ascii="宋体" w:hAnsi="宋体" w:eastAsia="宋体"/>
            <w:sz w:val="21"/>
            <w:szCs w:val="21"/>
          </w:rPr>
          <w:t>。（2）对于可变</w:t>
        </w:r>
      </w:ins>
      <w:ins w:id="98" w:author="王雅洁" w:date="2019-11-08T17:27:00Z">
        <w:r>
          <w:rPr>
            <w:rFonts w:ascii="宋体" w:hAnsi="宋体" w:eastAsia="宋体"/>
            <w:sz w:val="21"/>
            <w:szCs w:val="21"/>
          </w:rPr>
          <w:t>利率产品，</w:t>
        </w:r>
      </w:ins>
      <w:ins w:id="99" w:author="王雅洁" w:date="2019-11-08T17:27:00Z">
        <w:r>
          <w:rPr>
            <w:rFonts w:hint="eastAsia" w:ascii="宋体" w:hAnsi="宋体" w:eastAsia="宋体"/>
            <w:sz w:val="21"/>
            <w:szCs w:val="21"/>
          </w:rPr>
          <w:t>合同</w:t>
        </w:r>
      </w:ins>
      <w:ins w:id="100" w:author="王雅洁" w:date="2019-11-08T17:27:00Z">
        <w:r>
          <w:rPr>
            <w:rFonts w:ascii="宋体" w:hAnsi="宋体" w:eastAsia="宋体"/>
            <w:sz w:val="21"/>
            <w:szCs w:val="21"/>
          </w:rPr>
          <w:t>规定的距</w:t>
        </w:r>
      </w:ins>
      <w:ins w:id="101" w:author="王雅洁" w:date="2019-11-08T17:27:00Z">
        <w:r>
          <w:rPr>
            <w:rFonts w:hint="eastAsia" w:ascii="宋体" w:hAnsi="宋体" w:eastAsia="宋体"/>
            <w:sz w:val="21"/>
            <w:szCs w:val="21"/>
          </w:rPr>
          <w:t>报告日</w:t>
        </w:r>
      </w:ins>
      <w:ins w:id="102" w:author="王雅洁" w:date="2019-11-08T17:27:00Z">
        <w:r>
          <w:rPr>
            <w:rFonts w:ascii="宋体" w:hAnsi="宋体" w:eastAsia="宋体"/>
            <w:sz w:val="21"/>
            <w:szCs w:val="21"/>
          </w:rPr>
          <w:t>最近的利率调整日为</w:t>
        </w:r>
      </w:ins>
      <w:ins w:id="103" w:author="王雅洁" w:date="2019-11-08T17:27:00Z">
        <w:r>
          <w:rPr>
            <w:rFonts w:hint="eastAsia" w:ascii="宋体" w:hAnsi="宋体" w:eastAsia="宋体"/>
            <w:sz w:val="21"/>
            <w:szCs w:val="21"/>
          </w:rPr>
          <w:t>本金</w:t>
        </w:r>
      </w:ins>
      <w:ins w:id="104" w:author="王雅洁" w:date="2019-11-08T17:27:00Z">
        <w:r>
          <w:rPr>
            <w:rFonts w:ascii="宋体" w:hAnsi="宋体" w:eastAsia="宋体"/>
            <w:sz w:val="21"/>
            <w:szCs w:val="21"/>
          </w:rPr>
          <w:t>重定价日</w:t>
        </w:r>
      </w:ins>
      <w:ins w:id="105" w:author="王雅洁" w:date="2019-11-08T17:27:00Z">
        <w:r>
          <w:rPr>
            <w:rFonts w:hint="eastAsia" w:ascii="宋体" w:hAnsi="宋体" w:eastAsia="宋体"/>
            <w:sz w:val="21"/>
            <w:szCs w:val="21"/>
          </w:rPr>
          <w:t>，</w:t>
        </w:r>
      </w:ins>
      <w:ins w:id="106" w:author="王雅洁" w:date="2019-11-08T17:27:00Z">
        <w:r>
          <w:rPr>
            <w:rFonts w:ascii="宋体" w:hAnsi="宋体" w:eastAsia="宋体"/>
            <w:sz w:val="21"/>
            <w:szCs w:val="21"/>
          </w:rPr>
          <w:t>所有未偿还或</w:t>
        </w:r>
      </w:ins>
      <w:ins w:id="107" w:author="王雅洁" w:date="2019-11-08T17:27:00Z">
        <w:r>
          <w:rPr>
            <w:rFonts w:hint="eastAsia" w:ascii="宋体" w:hAnsi="宋体" w:eastAsia="宋体"/>
            <w:sz w:val="21"/>
            <w:szCs w:val="21"/>
          </w:rPr>
          <w:t>未重定价</w:t>
        </w:r>
      </w:ins>
      <w:ins w:id="108" w:author="王雅洁" w:date="2019-11-08T17:27:00Z">
        <w:r>
          <w:rPr>
            <w:rFonts w:ascii="宋体" w:hAnsi="宋体" w:eastAsia="宋体"/>
            <w:sz w:val="21"/>
            <w:szCs w:val="21"/>
          </w:rPr>
          <w:t>本金的</w:t>
        </w:r>
      </w:ins>
      <w:ins w:id="109" w:author="王雅洁" w:date="2019-11-08T17:27:00Z">
        <w:r>
          <w:rPr>
            <w:rFonts w:hint="eastAsia" w:ascii="宋体" w:hAnsi="宋体" w:eastAsia="宋体"/>
            <w:sz w:val="21"/>
            <w:szCs w:val="21"/>
          </w:rPr>
          <w:t>利息</w:t>
        </w:r>
      </w:ins>
      <w:ins w:id="110" w:author="王雅洁" w:date="2019-11-08T17:27:00Z">
        <w:r>
          <w:rPr>
            <w:rFonts w:ascii="宋体" w:hAnsi="宋体" w:eastAsia="宋体"/>
            <w:sz w:val="21"/>
            <w:szCs w:val="21"/>
          </w:rPr>
          <w:t>支付日为</w:t>
        </w:r>
      </w:ins>
      <w:ins w:id="111" w:author="王雅洁" w:date="2019-11-08T17:27:00Z">
        <w:r>
          <w:rPr>
            <w:rFonts w:hint="eastAsia" w:ascii="宋体" w:hAnsi="宋体" w:eastAsia="宋体"/>
            <w:sz w:val="21"/>
            <w:szCs w:val="21"/>
          </w:rPr>
          <w:t>利息重定价</w:t>
        </w:r>
      </w:ins>
      <w:ins w:id="112" w:author="王雅洁" w:date="2019-11-08T17:27:00Z">
        <w:r>
          <w:rPr>
            <w:rFonts w:ascii="宋体" w:hAnsi="宋体" w:eastAsia="宋体"/>
            <w:sz w:val="21"/>
            <w:szCs w:val="21"/>
          </w:rPr>
          <w:t>日。</w:t>
        </w:r>
      </w:ins>
      <w:ins w:id="113" w:author="王雅洁" w:date="2019-11-08T17:27:00Z">
        <w:r>
          <w:rPr>
            <w:rFonts w:hint="eastAsia" w:ascii="宋体" w:hAnsi="宋体" w:eastAsia="宋体"/>
            <w:sz w:val="21"/>
            <w:szCs w:val="21"/>
          </w:rPr>
          <w:t>可变</w:t>
        </w:r>
      </w:ins>
      <w:ins w:id="114" w:author="王雅洁" w:date="2019-11-08T17:27:00Z">
        <w:r>
          <w:rPr>
            <w:rFonts w:ascii="宋体" w:hAnsi="宋体" w:eastAsia="宋体"/>
            <w:sz w:val="21"/>
            <w:szCs w:val="21"/>
          </w:rPr>
          <w:t>利率产品包括浮动利率产品，或银行及其交易对手任一方可单方面</w:t>
        </w:r>
      </w:ins>
      <w:ins w:id="115" w:author="王雅洁" w:date="2019-11-08T17:27:00Z">
        <w:r>
          <w:rPr>
            <w:rFonts w:hint="eastAsia" w:ascii="宋体" w:hAnsi="宋体" w:eastAsia="宋体"/>
            <w:sz w:val="21"/>
            <w:szCs w:val="21"/>
          </w:rPr>
          <w:t>改变</w:t>
        </w:r>
      </w:ins>
      <w:ins w:id="116" w:author="王雅洁" w:date="2019-11-08T17:27:00Z">
        <w:r>
          <w:rPr>
            <w:rFonts w:ascii="宋体" w:hAnsi="宋体" w:eastAsia="宋体"/>
            <w:sz w:val="21"/>
            <w:szCs w:val="21"/>
          </w:rPr>
          <w:t>利率</w:t>
        </w:r>
      </w:ins>
      <w:ins w:id="117" w:author="王雅洁" w:date="2019-11-08T17:27:00Z">
        <w:r>
          <w:rPr>
            <w:rFonts w:hint="eastAsia" w:ascii="宋体" w:hAnsi="宋体" w:eastAsia="宋体"/>
            <w:sz w:val="21"/>
            <w:szCs w:val="21"/>
          </w:rPr>
          <w:t>的</w:t>
        </w:r>
      </w:ins>
      <w:ins w:id="118" w:author="王雅洁" w:date="2019-11-08T17:27:00Z">
        <w:r>
          <w:rPr>
            <w:rFonts w:ascii="宋体" w:hAnsi="宋体" w:eastAsia="宋体"/>
            <w:sz w:val="21"/>
            <w:szCs w:val="21"/>
          </w:rPr>
          <w:t>产品</w:t>
        </w:r>
      </w:ins>
      <w:ins w:id="119" w:author="王雅洁" w:date="2019-11-08T17:27:00Z">
        <w:r>
          <w:rPr>
            <w:rFonts w:hint="eastAsia" w:ascii="宋体" w:hAnsi="宋体" w:eastAsia="宋体"/>
            <w:sz w:val="21"/>
            <w:szCs w:val="21"/>
          </w:rPr>
          <w:t>。例如一笔浮动利率业务，每年的6月30日和12月31日为利率调整日，若报告日为3月31日，则该笔业务的本金重定价日为6月30日。如果报告日已超过浮动利率业务的最后利率调整日，则该笔业务的到期日为本金重定价日。（3）对于利率调整时间不能确定的业务，填报时应将利率调整日视为紧接报告日的工作日，并</w:t>
        </w:r>
      </w:ins>
      <w:ins w:id="120" w:author="王雅洁" w:date="2019-11-08T17:27:00Z">
        <w:r>
          <w:rPr>
            <w:rFonts w:ascii="宋体" w:hAnsi="宋体" w:eastAsia="宋体"/>
            <w:sz w:val="21"/>
            <w:szCs w:val="21"/>
          </w:rPr>
          <w:t>将</w:t>
        </w:r>
      </w:ins>
      <w:ins w:id="121" w:author="王雅洁" w:date="2019-11-08T17:27:00Z">
        <w:r>
          <w:rPr>
            <w:rFonts w:hint="eastAsia" w:ascii="宋体" w:hAnsi="宋体" w:eastAsia="宋体"/>
            <w:sz w:val="21"/>
            <w:szCs w:val="21"/>
          </w:rPr>
          <w:t>重定价</w:t>
        </w:r>
      </w:ins>
      <w:ins w:id="122" w:author="王雅洁" w:date="2019-11-08T17:27:00Z">
        <w:r>
          <w:rPr>
            <w:rFonts w:ascii="宋体" w:hAnsi="宋体" w:eastAsia="宋体"/>
            <w:sz w:val="21"/>
            <w:szCs w:val="21"/>
          </w:rPr>
          <w:t>现金流填报</w:t>
        </w:r>
      </w:ins>
      <w:ins w:id="123" w:author="王雅洁" w:date="2019-11-08T17:27:00Z">
        <w:r>
          <w:rPr>
            <w:rFonts w:hint="eastAsia" w:ascii="宋体" w:hAnsi="宋体" w:eastAsia="宋体"/>
            <w:sz w:val="21"/>
            <w:szCs w:val="21"/>
          </w:rPr>
          <w:t>在</w:t>
        </w:r>
      </w:ins>
      <w:ins w:id="124" w:author="王雅洁" w:date="2019-11-08T17:27:00Z">
        <w:r>
          <w:rPr>
            <w:rFonts w:ascii="宋体" w:hAnsi="宋体" w:eastAsia="宋体"/>
            <w:sz w:val="21"/>
            <w:szCs w:val="21"/>
          </w:rPr>
          <w:t>适当的时间段。</w:t>
        </w:r>
      </w:ins>
      <w:ins w:id="125" w:author="王雅洁" w:date="2019-11-08T17:27:00Z">
        <w:r>
          <w:rPr>
            <w:rFonts w:hint="eastAsia" w:ascii="宋体" w:hAnsi="宋体" w:eastAsia="宋体"/>
            <w:sz w:val="21"/>
            <w:szCs w:val="21"/>
          </w:rPr>
          <w:t>（4）逾期资产若未转为非应计资产</w:t>
        </w:r>
      </w:ins>
      <w:ins w:id="126" w:author="王雅洁" w:date="2019-11-08T17:27:00Z">
        <w:r>
          <w:rPr>
            <w:rFonts w:ascii="宋体" w:hAnsi="宋体" w:eastAsia="宋体"/>
            <w:sz w:val="21"/>
            <w:szCs w:val="21"/>
          </w:rPr>
          <w:t>的</w:t>
        </w:r>
      </w:ins>
      <w:ins w:id="127" w:author="王雅洁" w:date="2019-11-08T17:27:00Z">
        <w:r>
          <w:rPr>
            <w:rFonts w:hint="eastAsia" w:ascii="宋体" w:hAnsi="宋体" w:eastAsia="宋体"/>
            <w:sz w:val="21"/>
            <w:szCs w:val="21"/>
          </w:rPr>
          <w:t>，应填报在【隔夜-1个月】内。</w:t>
        </w:r>
      </w:ins>
    </w:p>
    <w:p>
      <w:pPr>
        <w:pStyle w:val="13"/>
        <w:adjustRightInd w:val="0"/>
        <w:snapToGrid w:val="0"/>
        <w:spacing w:after="0" w:line="440" w:lineRule="exact"/>
        <w:ind w:firstLine="420"/>
        <w:rPr>
          <w:ins w:id="129" w:author="wang jessie" w:date="2019-10-28T18:07:00Z"/>
          <w:rFonts w:ascii="宋体" w:hAnsi="宋体" w:eastAsia="宋体"/>
          <w:bCs w:val="0"/>
          <w:color w:val="auto"/>
          <w:sz w:val="21"/>
          <w:szCs w:val="21"/>
          <w:rPrChange w:id="130" w:author="wang jessie" w:date="2019-10-28T18:07:00Z">
            <w:rPr>
              <w:ins w:id="131" w:author="wang jessie" w:date="2019-10-28T18:07:00Z"/>
              <w:bCs/>
              <w:color w:val="000000"/>
            </w:rPr>
          </w:rPrChange>
        </w:rPr>
        <w:pPrChange w:id="128" w:author="王雅洁" w:date="2019-11-08T17:28:00Z">
          <w:pPr>
            <w:spacing w:line="440" w:lineRule="exact"/>
          </w:pPr>
        </w:pPrChange>
      </w:pPr>
      <w:ins w:id="132" w:author="wang jessie" w:date="2019-10-28T18:06:00Z">
        <w:r>
          <w:rPr>
            <w:rFonts w:hint="eastAsia" w:ascii="宋体" w:hAnsi="宋体" w:eastAsia="宋体"/>
            <w:sz w:val="21"/>
            <w:szCs w:val="21"/>
            <w:rPrChange w:id="133" w:author="wang jessie" w:date="2019-10-28T18:07:00Z">
              <w:rPr>
                <w:rFonts w:hint="eastAsia"/>
              </w:rPr>
            </w:rPrChange>
          </w:rPr>
          <w:t>关于衍生品交易业务的复式记录法：衍生品交易应拆分为基础工具的多头头寸和空头头寸，分别填入[</w:t>
        </w:r>
      </w:ins>
      <w:ins w:id="134" w:author="wang jessie" w:date="2019-10-28T18:06:00Z">
        <w:r>
          <w:rPr>
            <w:rFonts w:ascii="宋体" w:hAnsi="宋体" w:eastAsia="宋体"/>
            <w:sz w:val="21"/>
            <w:szCs w:val="21"/>
            <w:rPrChange w:id="135" w:author="wang jessie" w:date="2019-10-28T18:07:00Z">
              <w:rPr/>
            </w:rPrChange>
          </w:rPr>
          <w:t>3</w:t>
        </w:r>
      </w:ins>
      <w:ins w:id="136" w:author="wang jessie" w:date="2019-10-28T18:06:00Z">
        <w:r>
          <w:rPr>
            <w:rFonts w:hint="eastAsia" w:ascii="宋体" w:hAnsi="宋体" w:eastAsia="宋体"/>
            <w:sz w:val="21"/>
            <w:szCs w:val="21"/>
            <w:rPrChange w:id="137" w:author="wang jessie" w:date="2019-10-28T18:07:00Z">
              <w:rPr>
                <w:rFonts w:hint="eastAsia"/>
              </w:rPr>
            </w:rPrChange>
          </w:rPr>
          <w:t>.]的对应项目，具体拆分方法采用《商业银行资本管理办法（试行）》中市场风险的相关规定，参见《G4C-1(b) 利率一般市场风险工作表——到期日法》》填报说明。</w:t>
        </w:r>
      </w:ins>
      <w:ins w:id="138" w:author="wang jessie" w:date="2019-10-28T18:06:00Z">
        <w:r>
          <w:rPr>
            <w:rFonts w:hint="eastAsia" w:ascii="宋体" w:hAnsi="宋体" w:eastAsia="宋体"/>
            <w:bCs w:val="0"/>
            <w:sz w:val="21"/>
            <w:szCs w:val="21"/>
            <w:rPrChange w:id="139" w:author="wang jessie" w:date="2019-10-28T18:07:00Z">
              <w:rPr>
                <w:rFonts w:hint="eastAsia"/>
                <w:bCs/>
              </w:rPr>
            </w:rPrChange>
          </w:rPr>
          <w:t>以利率掉期为例，如银行收取按浮动利率计算的利息，并支付按固定利率计算的利息，则应被视为持有期限等于直至下一个重新定价日期的浮动利率工具多头，以及期限等于掉期合约剩余期限的固定利率工具空头。</w:t>
        </w:r>
      </w:ins>
      <w:ins w:id="140" w:author="wang jessie" w:date="2019-10-28T18:06:00Z">
        <w:r>
          <w:rPr>
            <w:rFonts w:hint="eastAsia" w:ascii="宋体" w:hAnsi="宋体" w:eastAsia="宋体"/>
            <w:bCs w:val="0"/>
            <w:color w:val="auto"/>
            <w:sz w:val="21"/>
            <w:szCs w:val="21"/>
            <w:rPrChange w:id="141" w:author="wang jessie" w:date="2019-10-28T18:07:00Z">
              <w:rPr>
                <w:rFonts w:hint="eastAsia"/>
                <w:bCs/>
                <w:color w:val="000000"/>
              </w:rPr>
            </w:rPrChange>
          </w:rPr>
          <w:t>又如远期外汇头寸，应视为与该远期合约期限相同的两种货币的零息政府债券的多头和空头，一项债券期货多头被视为可交割债券的多头和一项在期货交割日到期的零息债券空头。</w:t>
        </w:r>
      </w:ins>
    </w:p>
    <w:p>
      <w:pPr>
        <w:spacing w:line="440" w:lineRule="exact"/>
        <w:rPr>
          <w:ins w:id="142" w:author="cbrc" w:date="2018-12-05T20:47:00Z"/>
          <w:rFonts w:ascii="宋体" w:hAnsi="宋体" w:cs="宋体"/>
          <w:b/>
          <w:bCs/>
        </w:rPr>
      </w:pPr>
    </w:p>
    <w:p>
      <w:pPr>
        <w:spacing w:line="440" w:lineRule="exact"/>
        <w:ind w:firstLine="422" w:firstLineChars="200"/>
        <w:rPr>
          <w:rFonts w:ascii="宋体" w:hAnsi="宋体" w:cs="宋体"/>
          <w:b/>
          <w:bCs/>
          <w:rPrChange w:id="143" w:author="cbrc" w:date="2018-12-05T20:47:00Z">
            <w:rPr>
              <w:rFonts w:ascii="宋体" w:cs="Times New Roman"/>
              <w:b/>
              <w:bCs/>
            </w:rPr>
          </w:rPrChange>
        </w:rPr>
      </w:pPr>
      <w:ins w:id="144" w:author="cbrc" w:date="2018-12-05T20:47:00Z">
        <w:r>
          <w:rPr>
            <w:rFonts w:ascii="宋体" w:hAnsi="宋体" w:cs="宋体"/>
            <w:b/>
            <w:bCs/>
          </w:rPr>
          <w:t>[0.</w:t>
        </w:r>
      </w:ins>
      <w:ins w:id="145" w:author="cbrc" w:date="2018-12-05T20:48:00Z">
        <w:r>
          <w:rPr>
            <w:rFonts w:hint="eastAsia" w:ascii="宋体" w:hAnsi="宋体" w:cs="宋体"/>
            <w:b/>
            <w:bCs/>
          </w:rPr>
          <w:t>币种</w:t>
        </w:r>
      </w:ins>
      <w:ins w:id="146" w:author="cbrc" w:date="2018-12-05T20:47:00Z">
        <w:r>
          <w:rPr>
            <w:rFonts w:ascii="宋体" w:hAnsi="宋体" w:cs="宋体"/>
            <w:b/>
            <w:bCs/>
          </w:rPr>
          <w:t>]</w:t>
        </w:r>
      </w:ins>
      <w:ins w:id="147" w:author="cbrc" w:date="2018-12-05T20:47:00Z">
        <w:r>
          <w:rPr>
            <w:rFonts w:hint="eastAsia" w:ascii="宋体" w:hAnsi="宋体" w:cs="宋体"/>
            <w:b/>
            <w:bCs/>
          </w:rPr>
          <w:t>：</w:t>
        </w:r>
      </w:ins>
      <w:ins w:id="148" w:author="wang jessie" w:date="2019-10-28T18:07:00Z">
        <w:r>
          <w:rPr>
            <w:rFonts w:hint="eastAsia" w:ascii="宋体" w:hAnsi="宋体"/>
          </w:rPr>
          <w:t>填报</w:t>
        </w:r>
      </w:ins>
      <w:ins w:id="149" w:author="wang jessie" w:date="2019-10-28T18:07:00Z">
        <w:r>
          <w:rPr>
            <w:rFonts w:ascii="宋体" w:hAnsi="宋体"/>
          </w:rPr>
          <w:t>机构</w:t>
        </w:r>
      </w:ins>
      <w:ins w:id="150" w:author="wang jessie" w:date="2019-10-28T18:07:00Z">
        <w:r>
          <w:rPr>
            <w:rFonts w:hint="eastAsia" w:ascii="宋体" w:hAnsi="宋体"/>
          </w:rPr>
          <w:t>需使用</w:t>
        </w:r>
      </w:ins>
      <w:ins w:id="151" w:author="wang jessie" w:date="2019-10-28T18:07:00Z">
        <w:r>
          <w:rPr>
            <w:rFonts w:ascii="宋体" w:hAnsi="宋体"/>
          </w:rPr>
          <w:t>下拉菜单选择本报表</w:t>
        </w:r>
      </w:ins>
      <w:ins w:id="152" w:author="wang jessie" w:date="2019-10-28T18:07:00Z">
        <w:r>
          <w:rPr>
            <w:rFonts w:hint="eastAsia" w:ascii="宋体" w:hAnsi="宋体"/>
          </w:rPr>
          <w:t>所对应的主要货币币种</w:t>
        </w:r>
      </w:ins>
      <w:ins w:id="153" w:author="wang jessie" w:date="2019-10-28T18:07:00Z">
        <w:r>
          <w:rPr>
            <w:rFonts w:ascii="宋体" w:hAnsi="宋体"/>
          </w:rPr>
          <w:t>。</w:t>
        </w:r>
      </w:ins>
      <w:ins w:id="154" w:author="wang jessie" w:date="2019-10-28T18:07:00Z">
        <w:r>
          <w:rPr>
            <w:rFonts w:hint="eastAsia" w:ascii="宋体" w:hAnsi="宋体"/>
          </w:rPr>
          <w:t>本报表所有项目应折算成人民币填报。</w:t>
        </w:r>
      </w:ins>
      <w:ins w:id="155" w:author="cbrc" w:date="2018-12-05T20:48:00Z">
        <w:del w:id="156" w:author="wang jessie" w:date="2019-10-28T18:07:00Z">
          <w:r>
            <w:rPr>
              <w:rFonts w:hint="eastAsia" w:ascii="宋体" w:hAnsi="宋体" w:cs="宋体"/>
              <w:bCs/>
            </w:rPr>
            <w:delText>填报</w:delText>
          </w:r>
        </w:del>
      </w:ins>
      <w:ins w:id="157" w:author="cbrc" w:date="2018-12-05T20:48:00Z">
        <w:del w:id="158" w:author="wang jessie" w:date="2019-10-28T18:07:00Z">
          <w:r>
            <w:rPr>
              <w:rFonts w:ascii="宋体" w:hAnsi="宋体" w:cs="宋体"/>
              <w:bCs/>
            </w:rPr>
            <w:delText>机构需</w:delText>
          </w:r>
        </w:del>
      </w:ins>
      <w:ins w:id="159" w:author="cbrc" w:date="2018-12-05T20:48:00Z">
        <w:del w:id="160" w:author="wang jessie" w:date="2019-10-28T18:07:00Z">
          <w:r>
            <w:rPr>
              <w:rFonts w:hint="eastAsia" w:ascii="宋体" w:hAnsi="宋体" w:cs="宋体"/>
              <w:bCs/>
            </w:rPr>
            <w:delText>使用</w:delText>
          </w:r>
        </w:del>
      </w:ins>
      <w:ins w:id="161" w:author="cbrc" w:date="2018-12-05T20:48:00Z">
        <w:del w:id="162" w:author="wang jessie" w:date="2019-10-28T18:07:00Z">
          <w:r>
            <w:rPr>
              <w:rFonts w:ascii="宋体" w:hAnsi="宋体" w:cs="宋体"/>
              <w:bCs/>
            </w:rPr>
            <w:delText>下拉菜单选择本报表所填币种。</w:delText>
          </w:r>
        </w:del>
      </w:ins>
      <w:ins w:id="163" w:author="cbrc" w:date="2018-12-05T20:48:00Z">
        <w:r>
          <w:rPr>
            <w:rFonts w:hint="eastAsia" w:ascii="宋体" w:hAnsi="宋体" w:cs="宋体"/>
            <w:b/>
            <w:bCs/>
          </w:rPr>
          <w:t xml:space="preserve"> </w:t>
        </w:r>
      </w:ins>
    </w:p>
    <w:p>
      <w:pPr>
        <w:spacing w:line="440" w:lineRule="exact"/>
        <w:ind w:firstLine="422" w:firstLineChars="200"/>
        <w:rPr>
          <w:rFonts w:ascii="宋体" w:cs="Times New Roman"/>
          <w:b/>
          <w:bCs/>
        </w:rPr>
      </w:pPr>
      <w:r>
        <w:rPr>
          <w:rFonts w:ascii="宋体" w:hAnsi="宋体" w:cs="宋体"/>
          <w:b/>
          <w:bCs/>
        </w:rPr>
        <w:t>[1.</w:t>
      </w:r>
      <w:r>
        <w:rPr>
          <w:rFonts w:hint="eastAsia" w:ascii="宋体" w:hAnsi="宋体" w:cs="宋体"/>
          <w:b/>
          <w:bCs/>
        </w:rPr>
        <w:t>利率敏感性资产（不含衍生金融产品）</w:t>
      </w:r>
      <w:r>
        <w:rPr>
          <w:rFonts w:ascii="宋体" w:hAnsi="宋体" w:cs="宋体"/>
          <w:b/>
          <w:bCs/>
        </w:rPr>
        <w:t>]</w:t>
      </w:r>
      <w:r>
        <w:rPr>
          <w:rFonts w:hint="eastAsia" w:ascii="宋体" w:hAnsi="宋体" w:cs="宋体"/>
          <w:b/>
          <w:bCs/>
        </w:rPr>
        <w:t>：</w:t>
      </w:r>
      <w:ins w:id="164" w:author="王雅洁" w:date="2019-11-08T17:31:00Z">
        <w:r>
          <w:rPr>
            <w:rFonts w:hint="eastAsia" w:ascii="宋体" w:hAnsi="宋体" w:cs="宋体"/>
            <w:b w:val="0"/>
            <w:bCs/>
            <w:rPrChange w:id="165" w:author="王雅洁" w:date="2019-11-08T17:31:00Z">
              <w:rPr>
                <w:rFonts w:hint="eastAsia" w:ascii="宋体" w:hAnsi="宋体" w:cs="宋体"/>
                <w:b/>
                <w:bCs/>
              </w:rPr>
            </w:rPrChange>
          </w:rPr>
          <w:t>填报银行账簿利率敏感性资产，但不包括固定资产、无形资产、股权敞口、核心一级资本扣除项、法定准备金等非利率敏感性资产。填报机构应填报利率敏感性资产的名义重定价现金流，包括产品本金和利息。</w:t>
        </w:r>
      </w:ins>
    </w:p>
    <w:p>
      <w:pPr>
        <w:spacing w:line="440" w:lineRule="exact"/>
        <w:ind w:firstLine="422" w:firstLineChars="200"/>
        <w:rPr>
          <w:ins w:id="166" w:author="wang jessie" w:date="2019-10-28T18:08:00Z"/>
          <w:rFonts w:ascii="宋体" w:hAnsi="宋体" w:cs="宋体"/>
          <w:color w:val="000000"/>
        </w:rPr>
      </w:pPr>
      <w:ins w:id="167" w:author="wang jessie" w:date="2019-10-28T18:08:00Z">
        <w:r>
          <w:rPr>
            <w:rFonts w:ascii="宋体" w:hAnsi="宋体"/>
            <w:b/>
            <w:color w:val="000000"/>
          </w:rPr>
          <w:t>[</w:t>
        </w:r>
      </w:ins>
      <w:ins w:id="168" w:author="wang jessie" w:date="2019-10-28T18:08:00Z">
        <w:r>
          <w:rPr>
            <w:rFonts w:hint="eastAsia" w:ascii="宋体" w:hAnsi="宋体"/>
            <w:b/>
            <w:color w:val="000000"/>
          </w:rPr>
          <w:t>1.1</w:t>
        </w:r>
      </w:ins>
      <w:ins w:id="169" w:author="wang jessie" w:date="2019-10-28T18:08:00Z">
        <w:r>
          <w:rPr>
            <w:rFonts w:ascii="宋体" w:hAnsi="宋体"/>
            <w:b/>
            <w:color w:val="000000"/>
          </w:rPr>
          <w:t>不</w:t>
        </w:r>
      </w:ins>
      <w:ins w:id="170" w:author="wang jessie" w:date="2019-10-28T18:08:00Z">
        <w:r>
          <w:rPr>
            <w:rFonts w:hint="eastAsia" w:ascii="宋体" w:hAnsi="宋体"/>
            <w:b/>
            <w:color w:val="000000"/>
          </w:rPr>
          <w:t>考虑</w:t>
        </w:r>
      </w:ins>
      <w:ins w:id="171" w:author="wang jessie" w:date="2019-10-28T18:08:00Z">
        <w:r>
          <w:rPr>
            <w:rFonts w:ascii="宋体" w:hAnsi="宋体"/>
            <w:b/>
            <w:color w:val="000000"/>
          </w:rPr>
          <w:t>行为性期权</w:t>
        </w:r>
      </w:ins>
      <w:ins w:id="172" w:author="wang jessie" w:date="2019-10-28T18:08:00Z">
        <w:r>
          <w:rPr>
            <w:rFonts w:hint="eastAsia" w:ascii="宋体" w:hAnsi="宋体"/>
            <w:b/>
            <w:color w:val="000000"/>
          </w:rPr>
          <w:t>条款</w:t>
        </w:r>
      </w:ins>
      <w:ins w:id="173" w:author="wang jessie" w:date="2019-10-28T18:08:00Z">
        <w:r>
          <w:rPr>
            <w:rFonts w:ascii="宋体" w:hAnsi="宋体"/>
            <w:b/>
            <w:color w:val="000000"/>
          </w:rPr>
          <w:t>的资产</w:t>
        </w:r>
      </w:ins>
      <w:ins w:id="174" w:author="wang jessie" w:date="2019-10-28T18:08:00Z">
        <w:r>
          <w:rPr>
            <w:rFonts w:hint="eastAsia" w:ascii="宋体" w:hAnsi="宋体"/>
            <w:b/>
            <w:color w:val="000000"/>
          </w:rPr>
          <w:t>]：</w:t>
        </w:r>
      </w:ins>
      <w:ins w:id="175" w:author="wang jessie" w:date="2019-10-28T18:08:00Z">
        <w:r>
          <w:rPr>
            <w:rFonts w:hint="eastAsia" w:ascii="宋体" w:hAnsi="宋体"/>
            <w:color w:val="000000"/>
          </w:rPr>
          <w:t>指</w:t>
        </w:r>
      </w:ins>
      <w:ins w:id="176" w:author="wang jessie" w:date="2019-10-28T18:08:00Z">
        <w:r>
          <w:rPr>
            <w:rFonts w:hint="eastAsia" w:ascii="宋体" w:hAnsi="宋体" w:cs="宋体"/>
            <w:color w:val="000000"/>
          </w:rPr>
          <w:t>不考虑行为性期权的利率敏感性资产，包括全部金融机构</w:t>
        </w:r>
      </w:ins>
      <w:ins w:id="177" w:author="wang jessie" w:date="2019-10-28T18:08:00Z">
        <w:r>
          <w:rPr>
            <w:rFonts w:ascii="宋体" w:hAnsi="宋体" w:cs="宋体"/>
            <w:color w:val="000000"/>
          </w:rPr>
          <w:t>间资产</w:t>
        </w:r>
      </w:ins>
      <w:ins w:id="178" w:author="wang jessie" w:date="2019-10-28T18:08:00Z">
        <w:r>
          <w:rPr>
            <w:rFonts w:hint="eastAsia" w:ascii="宋体" w:hAnsi="宋体" w:cs="宋体"/>
            <w:color w:val="000000"/>
          </w:rPr>
          <w:t>、</w:t>
        </w:r>
      </w:ins>
      <w:ins w:id="179" w:author="wang jessie" w:date="2019-10-28T18:08:00Z">
        <w:r>
          <w:rPr>
            <w:rFonts w:ascii="宋体" w:hAnsi="宋体" w:cs="宋体"/>
            <w:color w:val="000000"/>
          </w:rPr>
          <w:t>不含行为性期权的</w:t>
        </w:r>
      </w:ins>
      <w:ins w:id="180" w:author="wang jessie" w:date="2019-10-28T18:08:00Z">
        <w:r>
          <w:rPr>
            <w:rFonts w:hint="eastAsia" w:ascii="宋体" w:hAnsi="宋体" w:cs="宋体"/>
            <w:color w:val="000000"/>
          </w:rPr>
          <w:t>债券</w:t>
        </w:r>
      </w:ins>
      <w:ins w:id="181" w:author="wang jessie" w:date="2019-10-28T18:08:00Z">
        <w:r>
          <w:rPr>
            <w:rFonts w:ascii="宋体" w:hAnsi="宋体" w:cs="宋体"/>
            <w:color w:val="000000"/>
          </w:rPr>
          <w:t>投资</w:t>
        </w:r>
      </w:ins>
      <w:ins w:id="182" w:author="wang jessie" w:date="2019-10-28T18:08:00Z">
        <w:r>
          <w:rPr>
            <w:rFonts w:hint="eastAsia" w:ascii="宋体" w:hAnsi="宋体" w:cs="宋体"/>
            <w:color w:val="000000"/>
          </w:rPr>
          <w:t>和</w:t>
        </w:r>
      </w:ins>
      <w:ins w:id="183" w:author="wang jessie" w:date="2019-10-28T18:08:00Z">
        <w:r>
          <w:rPr>
            <w:rFonts w:ascii="宋体" w:hAnsi="宋体" w:cs="宋体"/>
            <w:color w:val="000000"/>
          </w:rPr>
          <w:t>剥离行为性期权</w:t>
        </w:r>
      </w:ins>
      <w:ins w:id="184" w:author="wang jessie" w:date="2019-10-28T18:08:00Z">
        <w:r>
          <w:rPr>
            <w:rFonts w:hint="eastAsia" w:ascii="宋体" w:hAnsi="宋体" w:cs="宋体"/>
            <w:color w:val="000000"/>
          </w:rPr>
          <w:t>后</w:t>
        </w:r>
      </w:ins>
      <w:ins w:id="185" w:author="wang jessie" w:date="2019-10-28T18:08:00Z">
        <w:r>
          <w:rPr>
            <w:rFonts w:ascii="宋体" w:hAnsi="宋体" w:cs="宋体"/>
            <w:color w:val="000000"/>
          </w:rPr>
          <w:t>的债券</w:t>
        </w:r>
      </w:ins>
      <w:ins w:id="186" w:author="wang jessie" w:date="2019-10-28T18:08:00Z">
        <w:r>
          <w:rPr>
            <w:rFonts w:hint="eastAsia" w:ascii="宋体" w:hAnsi="宋体" w:cs="宋体"/>
            <w:color w:val="000000"/>
          </w:rPr>
          <w:t>、</w:t>
        </w:r>
      </w:ins>
      <w:ins w:id="187" w:author="wang jessie" w:date="2019-10-28T18:08:00Z">
        <w:r>
          <w:rPr>
            <w:rFonts w:ascii="宋体" w:hAnsi="宋体" w:cs="宋体"/>
            <w:color w:val="000000"/>
          </w:rPr>
          <w:t>不含行为性期权的</w:t>
        </w:r>
      </w:ins>
      <w:ins w:id="188" w:author="wang jessie" w:date="2019-10-28T18:08:00Z">
        <w:r>
          <w:rPr>
            <w:rFonts w:hint="eastAsia" w:ascii="宋体" w:hAnsi="宋体" w:cs="宋体"/>
            <w:color w:val="000000"/>
          </w:rPr>
          <w:t>固定</w:t>
        </w:r>
      </w:ins>
      <w:ins w:id="189" w:author="wang jessie" w:date="2019-10-28T18:08:00Z">
        <w:r>
          <w:rPr>
            <w:rFonts w:ascii="宋体" w:hAnsi="宋体" w:cs="宋体"/>
            <w:color w:val="000000"/>
          </w:rPr>
          <w:t>利率贷款</w:t>
        </w:r>
      </w:ins>
      <w:ins w:id="190" w:author="wang jessie" w:date="2019-10-28T18:08:00Z">
        <w:r>
          <w:rPr>
            <w:rFonts w:hint="eastAsia" w:ascii="宋体" w:hAnsi="宋体" w:cs="宋体"/>
            <w:color w:val="000000"/>
          </w:rPr>
          <w:t>和</w:t>
        </w:r>
      </w:ins>
      <w:ins w:id="191" w:author="wang jessie" w:date="2019-10-28T18:08:00Z">
        <w:r>
          <w:rPr>
            <w:rFonts w:ascii="宋体" w:hAnsi="宋体" w:cs="宋体"/>
            <w:color w:val="000000"/>
          </w:rPr>
          <w:t>全部浮动利率</w:t>
        </w:r>
      </w:ins>
      <w:ins w:id="192" w:author="wang jessie" w:date="2019-10-28T18:08:00Z">
        <w:r>
          <w:rPr>
            <w:rFonts w:hint="eastAsia" w:ascii="宋体" w:hAnsi="宋体" w:cs="宋体"/>
            <w:color w:val="000000"/>
          </w:rPr>
          <w:t>贷款</w:t>
        </w:r>
      </w:ins>
      <w:ins w:id="193" w:author="wang jessie" w:date="2019-10-28T18:08:00Z">
        <w:r>
          <w:rPr>
            <w:rFonts w:ascii="宋体" w:hAnsi="宋体" w:cs="宋体"/>
            <w:color w:val="000000"/>
          </w:rPr>
          <w:t>等</w:t>
        </w:r>
      </w:ins>
      <w:ins w:id="194" w:author="wang jessie" w:date="2019-10-28T18:08:00Z">
        <w:r>
          <w:rPr>
            <w:rFonts w:hint="eastAsia" w:ascii="宋体" w:hAnsi="宋体" w:cs="宋体"/>
            <w:color w:val="000000"/>
          </w:rPr>
          <w:t>。</w:t>
        </w:r>
      </w:ins>
    </w:p>
    <w:p>
      <w:pPr>
        <w:spacing w:line="440" w:lineRule="exact"/>
        <w:ind w:firstLine="422" w:firstLineChars="200"/>
        <w:rPr>
          <w:ins w:id="195" w:author="wang jessie" w:date="2019-10-28T18:10:00Z"/>
          <w:rFonts w:ascii="宋体" w:hAnsi="宋体"/>
          <w:color w:val="000000"/>
        </w:rPr>
      </w:pPr>
      <w:ins w:id="196" w:author="wang jessie" w:date="2019-10-28T18:10:00Z">
        <w:r>
          <w:rPr>
            <w:rFonts w:ascii="宋体" w:hAnsi="宋体"/>
            <w:b/>
            <w:color w:val="000000"/>
          </w:rPr>
          <w:t>[</w:t>
        </w:r>
      </w:ins>
      <w:ins w:id="197" w:author="wang jessie" w:date="2019-10-28T18:10:00Z">
        <w:r>
          <w:rPr>
            <w:rFonts w:hint="eastAsia" w:ascii="宋体" w:hAnsi="宋体"/>
            <w:b/>
            <w:color w:val="000000"/>
          </w:rPr>
          <w:t>1.1.1金融</w:t>
        </w:r>
      </w:ins>
      <w:ins w:id="198" w:author="wang jessie" w:date="2019-10-28T18:10:00Z">
        <w:r>
          <w:rPr>
            <w:rFonts w:ascii="宋体" w:hAnsi="宋体"/>
            <w:b/>
            <w:color w:val="000000"/>
          </w:rPr>
          <w:t>机构间</w:t>
        </w:r>
      </w:ins>
      <w:ins w:id="199" w:author="wang jessie" w:date="2019-10-28T18:10:00Z">
        <w:r>
          <w:rPr>
            <w:rFonts w:hint="eastAsia" w:ascii="宋体" w:hAnsi="宋体"/>
            <w:b/>
            <w:color w:val="000000"/>
          </w:rPr>
          <w:t>同业</w:t>
        </w:r>
      </w:ins>
      <w:ins w:id="200" w:author="wang jessie" w:date="2019-10-28T18:10:00Z">
        <w:r>
          <w:rPr>
            <w:rFonts w:ascii="宋体" w:hAnsi="宋体"/>
            <w:b/>
            <w:color w:val="000000"/>
          </w:rPr>
          <w:t>资产</w:t>
        </w:r>
      </w:ins>
      <w:ins w:id="201" w:author="wang jessie" w:date="2019-10-28T18:10:00Z">
        <w:r>
          <w:rPr>
            <w:rFonts w:hint="eastAsia" w:ascii="宋体" w:hAnsi="宋体"/>
            <w:b/>
            <w:color w:val="000000"/>
          </w:rPr>
          <w:t>]:</w:t>
        </w:r>
      </w:ins>
      <w:ins w:id="202" w:author="wang jessie" w:date="2019-10-28T18:10:00Z">
        <w:r>
          <w:rPr>
            <w:rFonts w:hint="eastAsia" w:ascii="宋体" w:hAnsi="宋体"/>
            <w:color w:val="000000"/>
          </w:rPr>
          <w:t>指填报</w:t>
        </w:r>
      </w:ins>
      <w:ins w:id="203" w:author="wang jessie" w:date="2019-10-28T18:10:00Z">
        <w:r>
          <w:rPr>
            <w:rFonts w:ascii="宋体" w:hAnsi="宋体"/>
            <w:color w:val="000000"/>
          </w:rPr>
          <w:t>机构</w:t>
        </w:r>
      </w:ins>
      <w:ins w:id="204" w:author="wang jessie" w:date="2019-10-28T18:10:00Z">
        <w:r>
          <w:rPr>
            <w:rFonts w:hint="eastAsia" w:ascii="宋体" w:hAnsi="宋体"/>
            <w:color w:val="000000"/>
          </w:rPr>
          <w:t>通过同业存放</w:t>
        </w:r>
      </w:ins>
      <w:ins w:id="205" w:author="wang jessie" w:date="2019-10-28T18:10:00Z">
        <w:r>
          <w:rPr>
            <w:rFonts w:ascii="宋体" w:hAnsi="宋体"/>
            <w:color w:val="000000"/>
          </w:rPr>
          <w:t>、</w:t>
        </w:r>
      </w:ins>
      <w:ins w:id="206" w:author="wang jessie" w:date="2019-10-28T18:10:00Z">
        <w:r>
          <w:rPr>
            <w:rFonts w:hint="eastAsia" w:ascii="宋体" w:hAnsi="宋体"/>
            <w:color w:val="000000"/>
          </w:rPr>
          <w:t>同业拆放</w:t>
        </w:r>
      </w:ins>
      <w:ins w:id="207" w:author="wang jessie" w:date="2019-10-28T18:10:00Z">
        <w:r>
          <w:rPr>
            <w:rFonts w:ascii="宋体" w:hAnsi="宋体"/>
            <w:color w:val="000000"/>
          </w:rPr>
          <w:t>、买入返售资产、</w:t>
        </w:r>
      </w:ins>
      <w:ins w:id="208" w:author="wang jessie" w:date="2019-10-28T18:10:00Z">
        <w:r>
          <w:rPr>
            <w:rFonts w:hint="eastAsia" w:ascii="宋体" w:hAnsi="宋体"/>
            <w:color w:val="000000"/>
          </w:rPr>
          <w:t>系统</w:t>
        </w:r>
      </w:ins>
      <w:ins w:id="209" w:author="wang jessie" w:date="2019-10-28T18:10:00Z">
        <w:r>
          <w:rPr>
            <w:rFonts w:ascii="宋体" w:hAnsi="宋体"/>
            <w:color w:val="000000"/>
          </w:rPr>
          <w:t>内</w:t>
        </w:r>
      </w:ins>
      <w:ins w:id="210" w:author="wang jessie" w:date="2019-10-28T18:10:00Z">
        <w:r>
          <w:rPr>
            <w:rFonts w:hint="eastAsia" w:ascii="宋体" w:hAnsi="宋体"/>
            <w:color w:val="000000"/>
          </w:rPr>
          <w:t>借出资金、持有同业存单业务形成的对</w:t>
        </w:r>
      </w:ins>
      <w:ins w:id="211" w:author="wang jessie" w:date="2019-10-28T18:10:00Z">
        <w:r>
          <w:rPr>
            <w:rFonts w:ascii="宋体" w:hAnsi="宋体"/>
            <w:color w:val="000000"/>
          </w:rPr>
          <w:t>其他金融机构</w:t>
        </w:r>
      </w:ins>
      <w:ins w:id="212" w:author="wang jessie" w:date="2019-10-28T18:10:00Z">
        <w:r>
          <w:rPr>
            <w:rFonts w:hint="eastAsia" w:ascii="宋体" w:hAnsi="宋体"/>
            <w:color w:val="000000"/>
          </w:rPr>
          <w:t>的</w:t>
        </w:r>
      </w:ins>
      <w:ins w:id="213" w:author="wang jessie" w:date="2019-10-28T18:10:00Z">
        <w:r>
          <w:rPr>
            <w:rFonts w:hint="eastAsia" w:ascii="宋体" w:hAnsi="宋体" w:cs="宋体"/>
            <w:color w:val="000000"/>
          </w:rPr>
          <w:t>利率敏感性</w:t>
        </w:r>
      </w:ins>
      <w:ins w:id="214" w:author="wang jessie" w:date="2019-10-28T18:10:00Z">
        <w:r>
          <w:rPr>
            <w:rFonts w:ascii="宋体" w:hAnsi="宋体"/>
            <w:color w:val="000000"/>
          </w:rPr>
          <w:t>资产。</w:t>
        </w:r>
      </w:ins>
      <w:ins w:id="215" w:author="wang jessie" w:date="2019-10-28T18:10:00Z">
        <w:r>
          <w:rPr>
            <w:rFonts w:hint="eastAsia" w:ascii="宋体" w:hAnsi="宋体"/>
            <w:color w:val="000000"/>
          </w:rPr>
          <w:t>金融机构间活期资产应</w:t>
        </w:r>
      </w:ins>
      <w:ins w:id="216" w:author="wang jessie" w:date="2019-10-28T18:10:00Z">
        <w:r>
          <w:rPr>
            <w:rFonts w:ascii="宋体" w:hAnsi="宋体"/>
            <w:color w:val="000000"/>
          </w:rPr>
          <w:t>填报</w:t>
        </w:r>
      </w:ins>
      <w:ins w:id="217" w:author="wang jessie" w:date="2019-10-28T18:10:00Z">
        <w:r>
          <w:rPr>
            <w:rFonts w:hint="eastAsia" w:ascii="宋体" w:hAnsi="宋体"/>
            <w:color w:val="000000"/>
          </w:rPr>
          <w:t>在【隔夜】区间内，例如存放在其他</w:t>
        </w:r>
      </w:ins>
      <w:ins w:id="218" w:author="wang jessie" w:date="2019-10-28T18:10:00Z">
        <w:r>
          <w:rPr>
            <w:rFonts w:ascii="宋体" w:hAnsi="宋体"/>
            <w:color w:val="000000"/>
          </w:rPr>
          <w:t>金融机构</w:t>
        </w:r>
      </w:ins>
      <w:ins w:id="219" w:author="wang jessie" w:date="2019-10-28T18:10:00Z">
        <w:r>
          <w:rPr>
            <w:rFonts w:hint="eastAsia" w:ascii="宋体" w:hAnsi="宋体"/>
            <w:color w:val="000000"/>
          </w:rPr>
          <w:t>的活期存款。存放中央银行款项在[1.</w:t>
        </w:r>
      </w:ins>
      <w:ins w:id="220" w:author="wang jessie" w:date="2019-10-28T18:10:00Z">
        <w:r>
          <w:rPr>
            <w:rFonts w:ascii="宋体" w:hAnsi="宋体"/>
            <w:color w:val="000000"/>
          </w:rPr>
          <w:t>1.</w:t>
        </w:r>
      </w:ins>
      <w:ins w:id="221" w:author="wang jessie" w:date="2019-10-28T18:10:00Z">
        <w:r>
          <w:rPr>
            <w:rFonts w:hint="eastAsia" w:ascii="宋体" w:hAnsi="宋体"/>
            <w:color w:val="000000"/>
          </w:rPr>
          <w:t>4其他]项下填报，不在本项目填报。</w:t>
        </w:r>
      </w:ins>
    </w:p>
    <w:p>
      <w:pPr>
        <w:spacing w:line="440" w:lineRule="exact"/>
        <w:ind w:firstLine="422" w:firstLineChars="200"/>
        <w:rPr>
          <w:rFonts w:ascii="宋体" w:cs="Times New Roman"/>
        </w:rPr>
      </w:pPr>
      <w:r>
        <w:rPr>
          <w:rFonts w:ascii="宋体" w:hAnsi="宋体" w:cs="宋体"/>
          <w:b/>
          <w:bCs/>
        </w:rPr>
        <w:t>[1.1.2</w:t>
      </w:r>
      <w:r>
        <w:rPr>
          <w:rFonts w:hint="eastAsia" w:ascii="宋体" w:hAnsi="宋体" w:cs="宋体"/>
          <w:b/>
          <w:bCs/>
        </w:rPr>
        <w:t>债券投资</w:t>
      </w:r>
      <w:r>
        <w:rPr>
          <w:rFonts w:ascii="宋体" w:hAnsi="宋体" w:cs="宋体"/>
          <w:b/>
          <w:bCs/>
        </w:rPr>
        <w:t>]:</w:t>
      </w:r>
      <w:ins w:id="222" w:author="wang jessie" w:date="2019-10-28T18:15:00Z">
        <w:r>
          <w:rPr>
            <w:rFonts w:hint="eastAsia" w:ascii="宋体" w:hAnsi="宋体"/>
            <w:color w:val="000000"/>
          </w:rPr>
          <w:t xml:space="preserve"> 指</w:t>
        </w:r>
      </w:ins>
      <w:ins w:id="223" w:author="wang jessie" w:date="2019-10-28T18:15:00Z">
        <w:r>
          <w:rPr>
            <w:rFonts w:ascii="宋体" w:hAnsi="宋体"/>
            <w:color w:val="000000"/>
          </w:rPr>
          <w:t>填报机构持有的约定在一定期限内还本付息的境内外</w:t>
        </w:r>
      </w:ins>
      <w:ins w:id="224" w:author="wang jessie" w:date="2019-10-28T18:15:00Z">
        <w:r>
          <w:rPr>
            <w:rFonts w:hint="eastAsia" w:ascii="宋体" w:hAnsi="宋体"/>
            <w:color w:val="000000"/>
          </w:rPr>
          <w:t>债券。</w:t>
        </w:r>
      </w:ins>
      <w:r>
        <w:rPr>
          <w:rFonts w:ascii="宋体" w:hAnsi="宋体" w:cs="宋体"/>
          <w:b/>
          <w:bCs/>
        </w:rPr>
        <w:t>[1.1.3</w:t>
      </w:r>
      <w:r>
        <w:rPr>
          <w:rFonts w:hint="eastAsia" w:ascii="宋体" w:hAnsi="宋体" w:cs="宋体"/>
          <w:b/>
          <w:bCs/>
        </w:rPr>
        <w:t>贷款</w:t>
      </w:r>
      <w:r>
        <w:rPr>
          <w:rFonts w:ascii="宋体" w:hAnsi="宋体" w:cs="宋体"/>
          <w:b/>
          <w:bCs/>
        </w:rPr>
        <w:t>]:</w:t>
      </w:r>
      <w:ins w:id="225" w:author="wang jessie" w:date="2019-10-28T18:15:00Z">
        <w:r>
          <w:rPr>
            <w:rFonts w:ascii="宋体" w:hAnsi="宋体"/>
            <w:color w:val="000000"/>
          </w:rPr>
          <w:t xml:space="preserve"> 指</w:t>
        </w:r>
      </w:ins>
      <w:ins w:id="226" w:author="wang jessie" w:date="2019-10-28T18:15:00Z">
        <w:r>
          <w:rPr>
            <w:rFonts w:hint="eastAsia" w:ascii="宋体" w:hAnsi="宋体"/>
            <w:color w:val="000000"/>
          </w:rPr>
          <w:t>浮动利率贷款，以及不具备提前还款权或提前还款的罚息足以弥补银行净利息收入和经济价值损失的固定利率贷款。其中</w:t>
        </w:r>
      </w:ins>
      <w:ins w:id="227" w:author="wang jessie" w:date="2019-10-28T18:15:00Z">
        <w:r>
          <w:rPr>
            <w:rFonts w:ascii="宋体" w:hAnsi="宋体"/>
            <w:color w:val="000000"/>
          </w:rPr>
          <w:t>，</w:t>
        </w:r>
      </w:ins>
      <w:ins w:id="228" w:author="wang jessie" w:date="2019-10-28T18:15:00Z">
        <w:r>
          <w:rPr>
            <w:rFonts w:hint="eastAsia" w:ascii="宋体" w:hAnsi="宋体"/>
            <w:color w:val="000000"/>
          </w:rPr>
          <w:t>以贷款市场报价利率（L</w:t>
        </w:r>
      </w:ins>
      <w:ins w:id="229" w:author="wang jessie" w:date="2019-10-28T18:15:00Z">
        <w:r>
          <w:rPr>
            <w:rFonts w:ascii="宋体" w:hAnsi="宋体"/>
            <w:color w:val="000000"/>
          </w:rPr>
          <w:t>PR</w:t>
        </w:r>
      </w:ins>
      <w:ins w:id="230" w:author="wang jessie" w:date="2019-10-28T18:15:00Z">
        <w:r>
          <w:rPr>
            <w:rFonts w:hint="eastAsia" w:ascii="宋体" w:hAnsi="宋体"/>
            <w:color w:val="000000"/>
          </w:rPr>
          <w:t>）</w:t>
        </w:r>
      </w:ins>
      <w:ins w:id="231" w:author="wang jessie" w:date="2019-10-28T18:15:00Z">
        <w:r>
          <w:rPr>
            <w:rFonts w:ascii="宋体" w:hAnsi="宋体"/>
            <w:color w:val="000000"/>
          </w:rPr>
          <w:t>为定价</w:t>
        </w:r>
      </w:ins>
      <w:ins w:id="232" w:author="wang jessie" w:date="2019-10-28T18:15:00Z">
        <w:r>
          <w:rPr>
            <w:rFonts w:hint="eastAsia" w:ascii="宋体" w:hAnsi="宋体"/>
            <w:color w:val="000000"/>
          </w:rPr>
          <w:t>基础</w:t>
        </w:r>
      </w:ins>
      <w:ins w:id="233" w:author="wang jessie" w:date="2019-10-28T18:15:00Z">
        <w:r>
          <w:rPr>
            <w:rFonts w:ascii="宋体" w:hAnsi="宋体"/>
            <w:color w:val="000000"/>
          </w:rPr>
          <w:t>的</w:t>
        </w:r>
      </w:ins>
      <w:ins w:id="234" w:author="wang jessie" w:date="2019-10-28T18:15:00Z">
        <w:r>
          <w:rPr>
            <w:rFonts w:hint="eastAsia" w:ascii="宋体" w:hAnsi="宋体"/>
            <w:color w:val="000000"/>
          </w:rPr>
          <w:t>浮动利率贷款和以人民银行基准利率为定价基础的</w:t>
        </w:r>
      </w:ins>
      <w:ins w:id="235" w:author="wang jessie" w:date="2019-10-28T18:15:00Z">
        <w:r>
          <w:rPr>
            <w:rFonts w:hint="eastAsia" w:ascii="宋体" w:hAnsi="宋体"/>
          </w:rPr>
          <w:t>浮动利率贷款需在[1.1.3.1]和[1.1.3.</w:t>
        </w:r>
      </w:ins>
      <w:ins w:id="236" w:author="wang jessie" w:date="2019-10-28T18:15:00Z">
        <w:r>
          <w:rPr>
            <w:rFonts w:ascii="宋体" w:hAnsi="宋体"/>
          </w:rPr>
          <w:t>2</w:t>
        </w:r>
      </w:ins>
      <w:ins w:id="237" w:author="wang jessie" w:date="2019-10-28T18:15:00Z">
        <w:r>
          <w:rPr>
            <w:rFonts w:hint="eastAsia" w:ascii="宋体" w:hAnsi="宋体"/>
          </w:rPr>
          <w:t>]中再进行单独填报。</w:t>
        </w:r>
      </w:ins>
    </w:p>
    <w:p>
      <w:pPr>
        <w:spacing w:line="440" w:lineRule="exact"/>
        <w:ind w:firstLine="422" w:firstLineChars="200"/>
        <w:rPr>
          <w:rFonts w:ascii="宋体" w:cs="Times New Roman"/>
        </w:rPr>
      </w:pPr>
      <w:r>
        <w:rPr>
          <w:rFonts w:ascii="宋体" w:hAnsi="宋体" w:cs="宋体"/>
          <w:b/>
          <w:bCs/>
        </w:rPr>
        <w:t>[1.1.4</w:t>
      </w:r>
      <w:r>
        <w:rPr>
          <w:rFonts w:hint="eastAsia" w:ascii="宋体" w:hAnsi="宋体" w:cs="宋体"/>
          <w:b/>
          <w:bCs/>
        </w:rPr>
        <w:t>其他</w:t>
      </w:r>
      <w:r>
        <w:rPr>
          <w:rFonts w:ascii="宋体" w:hAnsi="宋体" w:cs="宋体"/>
          <w:b/>
          <w:bCs/>
        </w:rPr>
        <w:t>]:</w:t>
      </w:r>
      <w:ins w:id="238" w:author="wang jessie" w:date="2019-10-28T18:16:00Z">
        <w:r>
          <w:rPr>
            <w:rFonts w:hint="eastAsia" w:ascii="宋体" w:hAnsi="宋体"/>
          </w:rPr>
          <w:t xml:space="preserve"> 指</w:t>
        </w:r>
      </w:ins>
      <w:ins w:id="239" w:author="wang jessie" w:date="2019-10-28T18:16:00Z">
        <w:r>
          <w:rPr>
            <w:rFonts w:ascii="宋体" w:hAnsi="宋体"/>
          </w:rPr>
          <w:t>未能归</w:t>
        </w:r>
      </w:ins>
      <w:ins w:id="240" w:author="wang jessie" w:date="2019-10-28T18:16:00Z">
        <w:r>
          <w:rPr>
            <w:rFonts w:hint="eastAsia" w:ascii="宋体" w:hAnsi="宋体"/>
          </w:rPr>
          <w:t>入</w:t>
        </w:r>
      </w:ins>
      <w:ins w:id="241" w:author="wang jessie" w:date="2019-10-28T18:16:00Z">
        <w:r>
          <w:rPr>
            <w:rFonts w:ascii="宋体" w:hAnsi="宋体"/>
          </w:rPr>
          <w:t>[</w:t>
        </w:r>
      </w:ins>
      <w:ins w:id="242" w:author="wang jessie" w:date="2019-10-28T18:16:00Z">
        <w:r>
          <w:rPr>
            <w:rFonts w:hint="eastAsia" w:ascii="宋体" w:hAnsi="宋体"/>
          </w:rPr>
          <w:t>1.1.1]、[1.1.2]、[1.1.</w:t>
        </w:r>
      </w:ins>
      <w:ins w:id="243" w:author="wang jessie" w:date="2019-10-28T18:16:00Z">
        <w:r>
          <w:rPr>
            <w:rFonts w:ascii="宋体" w:hAnsi="宋体"/>
          </w:rPr>
          <w:t>3</w:t>
        </w:r>
      </w:ins>
      <w:ins w:id="244" w:author="wang jessie" w:date="2019-10-28T18:16:00Z">
        <w:r>
          <w:rPr>
            <w:rFonts w:hint="eastAsia" w:ascii="宋体" w:hAnsi="宋体"/>
          </w:rPr>
          <w:t>]、[1.</w:t>
        </w:r>
      </w:ins>
      <w:ins w:id="245" w:author="wang jessie" w:date="2019-10-28T18:16:00Z">
        <w:r>
          <w:rPr>
            <w:rFonts w:ascii="宋体" w:hAnsi="宋体"/>
          </w:rPr>
          <w:t>2</w:t>
        </w:r>
      </w:ins>
      <w:ins w:id="246" w:author="wang jessie" w:date="2019-10-28T18:16:00Z">
        <w:r>
          <w:rPr>
            <w:rFonts w:hint="eastAsia" w:ascii="宋体" w:hAnsi="宋体"/>
          </w:rPr>
          <w:t>]、[1.</w:t>
        </w:r>
      </w:ins>
      <w:ins w:id="247" w:author="wang jessie" w:date="2019-10-28T18:16:00Z">
        <w:r>
          <w:rPr>
            <w:rFonts w:ascii="宋体" w:hAnsi="宋体"/>
          </w:rPr>
          <w:t>3</w:t>
        </w:r>
      </w:ins>
      <w:ins w:id="248" w:author="wang jessie" w:date="2019-10-28T18:16:00Z">
        <w:r>
          <w:rPr>
            <w:rFonts w:hint="eastAsia" w:ascii="宋体" w:hAnsi="宋体"/>
          </w:rPr>
          <w:t>]</w:t>
        </w:r>
      </w:ins>
      <w:ins w:id="249" w:author="wang jessie" w:date="2019-10-28T18:16:00Z">
        <w:r>
          <w:rPr>
            <w:rFonts w:ascii="宋体" w:hAnsi="宋体"/>
          </w:rPr>
          <w:t>中</w:t>
        </w:r>
      </w:ins>
      <w:ins w:id="250" w:author="wang jessie" w:date="2019-10-28T18:16:00Z">
        <w:r>
          <w:rPr>
            <w:rFonts w:hint="eastAsia" w:ascii="宋体" w:hAnsi="宋体"/>
          </w:rPr>
          <w:t>的其他利率</w:t>
        </w:r>
      </w:ins>
      <w:ins w:id="251" w:author="wang jessie" w:date="2019-10-28T18:16:00Z">
        <w:r>
          <w:rPr>
            <w:rFonts w:ascii="宋体" w:hAnsi="宋体"/>
          </w:rPr>
          <w:t>敏感性资产</w:t>
        </w:r>
      </w:ins>
      <w:ins w:id="252" w:author="wang jessie" w:date="2019-10-28T18:16:00Z">
        <w:r>
          <w:rPr>
            <w:rFonts w:hint="eastAsia" w:ascii="宋体" w:hAnsi="宋体"/>
          </w:rPr>
          <w:t>。</w:t>
        </w:r>
      </w:ins>
      <w:ins w:id="253" w:author="wang jessie" w:date="2019-10-28T18:16:00Z">
        <w:r>
          <w:rPr>
            <w:rFonts w:hint="eastAsia" w:ascii="宋体" w:hAnsi="宋体"/>
            <w:color w:val="000000"/>
          </w:rPr>
          <w:t>存放中央银行款项在本项目填报，其中超额存款准备金应填报在</w:t>
        </w:r>
      </w:ins>
      <w:ins w:id="254" w:author="wang jessie" w:date="2019-10-28T18:16:00Z">
        <w:r>
          <w:rPr>
            <w:rFonts w:hint="eastAsia" w:ascii="宋体" w:hAnsi="宋体"/>
          </w:rPr>
          <w:t>【</w:t>
        </w:r>
      </w:ins>
      <w:ins w:id="255" w:author="wang jessie" w:date="2019-10-28T18:16:00Z">
        <w:r>
          <w:rPr>
            <w:rFonts w:hint="eastAsia" w:ascii="宋体" w:hAnsi="宋体"/>
            <w:color w:val="000000"/>
          </w:rPr>
          <w:t>隔夜</w:t>
        </w:r>
      </w:ins>
      <w:ins w:id="256" w:author="wang jessie" w:date="2019-10-28T18:16:00Z">
        <w:r>
          <w:rPr>
            <w:rFonts w:hint="eastAsia" w:ascii="宋体" w:hAnsi="宋体"/>
          </w:rPr>
          <w:t>】</w:t>
        </w:r>
      </w:ins>
      <w:ins w:id="257" w:author="wang jessie" w:date="2019-10-28T18:16:00Z">
        <w:r>
          <w:rPr>
            <w:rFonts w:hint="eastAsia" w:ascii="宋体" w:hAnsi="宋体"/>
            <w:color w:val="000000"/>
          </w:rPr>
          <w:t>区间内。</w:t>
        </w:r>
      </w:ins>
    </w:p>
    <w:p>
      <w:pPr>
        <w:spacing w:line="440" w:lineRule="exact"/>
        <w:ind w:firstLine="422" w:firstLineChars="200"/>
        <w:rPr>
          <w:rFonts w:ascii="宋体" w:cs="Times New Roman"/>
          <w:color w:val="FF0000"/>
        </w:rPr>
      </w:pPr>
      <w:r>
        <w:rPr>
          <w:rFonts w:ascii="宋体" w:hAnsi="宋体" w:cs="宋体"/>
          <w:b/>
          <w:bCs/>
        </w:rPr>
        <w:t>[1.2</w:t>
      </w:r>
      <w:r>
        <w:rPr>
          <w:rFonts w:hint="eastAsia" w:ascii="宋体" w:hAnsi="宋体" w:cs="宋体"/>
          <w:b/>
          <w:bCs/>
        </w:rPr>
        <w:t>具备提前还款权的固定利率零售类贷款</w:t>
      </w:r>
      <w:r>
        <w:rPr>
          <w:rFonts w:ascii="宋体" w:hAnsi="宋体" w:cs="宋体"/>
          <w:b/>
          <w:bCs/>
        </w:rPr>
        <w:t>]:</w:t>
      </w:r>
      <w:ins w:id="258" w:author="wang jessie" w:date="2019-10-28T18:16:00Z">
        <w:r>
          <w:rPr>
            <w:rFonts w:hint="eastAsia" w:ascii="宋体" w:hAnsi="宋体"/>
          </w:rPr>
          <w:t>指提前还款无需支付</w:t>
        </w:r>
      </w:ins>
      <w:ins w:id="259" w:author="wang jessie" w:date="2019-10-28T18:16:00Z">
        <w:r>
          <w:rPr>
            <w:rFonts w:ascii="宋体" w:hAnsi="宋体"/>
          </w:rPr>
          <w:t>成本</w:t>
        </w:r>
      </w:ins>
      <w:ins w:id="260" w:author="wang jessie" w:date="2019-10-28T18:16:00Z">
        <w:r>
          <w:rPr>
            <w:rFonts w:hint="eastAsia" w:ascii="宋体" w:hAnsi="宋体"/>
          </w:rPr>
          <w:t>，或</w:t>
        </w:r>
      </w:ins>
      <w:ins w:id="261" w:author="wang jessie" w:date="2019-10-28T18:16:00Z">
        <w:r>
          <w:rPr>
            <w:rFonts w:ascii="宋体" w:hAnsi="宋体"/>
          </w:rPr>
          <w:t>高于规定门槛才支付成本的</w:t>
        </w:r>
      </w:ins>
      <w:ins w:id="262" w:author="wang jessie" w:date="2019-10-28T18:16:00Z">
        <w:r>
          <w:rPr>
            <w:rFonts w:hint="eastAsia" w:ascii="宋体" w:hAnsi="宋体"/>
          </w:rPr>
          <w:t>固定利率零售类</w:t>
        </w:r>
      </w:ins>
      <w:ins w:id="263" w:author="wang jessie" w:date="2019-10-28T18:16:00Z">
        <w:r>
          <w:rPr>
            <w:rFonts w:ascii="宋体" w:hAnsi="宋体"/>
          </w:rPr>
          <w:t>贷款</w:t>
        </w:r>
      </w:ins>
      <w:ins w:id="264" w:author="wang jessie" w:date="2019-10-28T18:16:00Z">
        <w:r>
          <w:rPr>
            <w:rFonts w:hint="eastAsia" w:ascii="宋体" w:hAnsi="宋体"/>
          </w:rPr>
          <w:t>。零售类贷款</w:t>
        </w:r>
      </w:ins>
      <w:ins w:id="265" w:author="wang jessie" w:date="2019-10-28T18:16:00Z">
        <w:r>
          <w:rPr>
            <w:rFonts w:ascii="宋体" w:hAnsi="宋体"/>
          </w:rPr>
          <w:t>包括</w:t>
        </w:r>
      </w:ins>
      <w:ins w:id="266" w:author="wang jessie" w:date="2019-10-28T18:16:00Z">
        <w:r>
          <w:rPr>
            <w:rFonts w:hint="eastAsia" w:ascii="宋体" w:hAnsi="宋体"/>
          </w:rPr>
          <w:t>自然</w:t>
        </w:r>
      </w:ins>
      <w:ins w:id="267" w:author="wang jessie" w:date="2019-10-28T18:16:00Z">
        <w:r>
          <w:rPr>
            <w:rFonts w:ascii="宋体" w:hAnsi="宋体"/>
          </w:rPr>
          <w:t>人贷款和小企业贷款，其中</w:t>
        </w:r>
      </w:ins>
      <w:ins w:id="268" w:author="wang jessie" w:date="2019-10-28T18:16:00Z">
        <w:r>
          <w:rPr>
            <w:rFonts w:hint="eastAsia" w:ascii="宋体" w:hAnsi="宋体"/>
          </w:rPr>
          <w:t>小企业</w:t>
        </w:r>
      </w:ins>
      <w:ins w:id="269" w:author="wang jessie" w:date="2019-10-28T18:16:00Z">
        <w:r>
          <w:rPr>
            <w:rFonts w:ascii="宋体" w:hAnsi="宋体"/>
          </w:rPr>
          <w:t>指满足《</w:t>
        </w:r>
      </w:ins>
      <w:ins w:id="270" w:author="wang jessie" w:date="2019-10-28T18:16:00Z">
        <w:r>
          <w:rPr>
            <w:rFonts w:hint="eastAsia" w:ascii="宋体" w:hAnsi="宋体"/>
          </w:rPr>
          <w:t>商业</w:t>
        </w:r>
      </w:ins>
      <w:ins w:id="271" w:author="wang jessie" w:date="2019-10-28T18:16:00Z">
        <w:r>
          <w:rPr>
            <w:rFonts w:ascii="宋体" w:hAnsi="宋体"/>
          </w:rPr>
          <w:t>银行资本管理办法（</w:t>
        </w:r>
      </w:ins>
      <w:ins w:id="272" w:author="wang jessie" w:date="2019-10-28T18:16:00Z">
        <w:r>
          <w:rPr>
            <w:rFonts w:hint="eastAsia" w:ascii="宋体" w:hAnsi="宋体"/>
          </w:rPr>
          <w:t>试行</w:t>
        </w:r>
      </w:ins>
      <w:ins w:id="273" w:author="wang jessie" w:date="2019-10-28T18:16:00Z">
        <w:r>
          <w:rPr>
            <w:rFonts w:ascii="宋体" w:hAnsi="宋体"/>
          </w:rPr>
          <w:t>）》</w:t>
        </w:r>
      </w:ins>
      <w:ins w:id="274" w:author="wang jessie" w:date="2019-10-28T18:16:00Z">
        <w:r>
          <w:rPr>
            <w:rFonts w:hint="eastAsia" w:ascii="宋体" w:hAnsi="宋体"/>
          </w:rPr>
          <w:t>中微型</w:t>
        </w:r>
      </w:ins>
      <w:ins w:id="275" w:author="wang jessie" w:date="2019-10-28T18:16:00Z">
        <w:r>
          <w:rPr>
            <w:rFonts w:ascii="宋体" w:hAnsi="宋体"/>
          </w:rPr>
          <w:t>和小型企业条件</w:t>
        </w:r>
      </w:ins>
      <w:ins w:id="276" w:author="wang jessie" w:date="2019-10-28T18:16:00Z">
        <w:r>
          <w:rPr>
            <w:rFonts w:hint="eastAsia" w:ascii="宋体" w:hAnsi="宋体"/>
          </w:rPr>
          <w:t>的企业客户</w:t>
        </w:r>
      </w:ins>
      <w:ins w:id="277" w:author="wang jessie" w:date="2019-10-28T18:16:00Z">
        <w:r>
          <w:rPr>
            <w:rFonts w:ascii="宋体" w:hAnsi="宋体"/>
          </w:rPr>
          <w:t>。</w:t>
        </w:r>
      </w:ins>
      <w:r>
        <w:rPr>
          <w:rFonts w:hint="eastAsia" w:ascii="宋体" w:hAnsi="宋体" w:cs="宋体"/>
        </w:rPr>
        <w:t>填报时按合同约定本金和利息现金流填报至各时间区间。</w:t>
      </w:r>
    </w:p>
    <w:p>
      <w:pPr>
        <w:spacing w:line="440" w:lineRule="exact"/>
        <w:ind w:firstLine="422" w:firstLineChars="200"/>
        <w:rPr>
          <w:rFonts w:ascii="宋体" w:cs="Times New Roman"/>
          <w:color w:val="FF0000"/>
        </w:rPr>
      </w:pPr>
      <w:r>
        <w:rPr>
          <w:rFonts w:ascii="宋体" w:hAnsi="宋体" w:cs="宋体"/>
          <w:b/>
          <w:bCs/>
        </w:rPr>
        <w:t>[1.3</w:t>
      </w:r>
      <w:r>
        <w:rPr>
          <w:rFonts w:hint="eastAsia" w:ascii="宋体" w:hAnsi="宋体" w:cs="宋体"/>
          <w:b/>
          <w:bCs/>
        </w:rPr>
        <w:t>具备提前还款权的固定利率批发类贷款</w:t>
      </w:r>
      <w:r>
        <w:rPr>
          <w:rFonts w:ascii="宋体" w:hAnsi="宋体" w:cs="宋体"/>
          <w:b/>
          <w:bCs/>
        </w:rPr>
        <w:t>]:</w:t>
      </w:r>
      <w:ins w:id="278" w:author="wang jessie" w:date="2019-10-28T18:17:00Z">
        <w:r>
          <w:rPr>
            <w:rFonts w:hint="eastAsia" w:ascii="宋体" w:hAnsi="宋体"/>
          </w:rPr>
          <w:t xml:space="preserve"> 指提前还款无需支付</w:t>
        </w:r>
      </w:ins>
      <w:ins w:id="279" w:author="wang jessie" w:date="2019-10-28T18:17:00Z">
        <w:r>
          <w:rPr>
            <w:rFonts w:ascii="宋体" w:hAnsi="宋体"/>
          </w:rPr>
          <w:t>成本</w:t>
        </w:r>
      </w:ins>
      <w:ins w:id="280" w:author="wang jessie" w:date="2019-10-28T18:17:00Z">
        <w:r>
          <w:rPr>
            <w:rFonts w:hint="eastAsia" w:ascii="宋体" w:hAnsi="宋体"/>
          </w:rPr>
          <w:t>，或</w:t>
        </w:r>
      </w:ins>
      <w:ins w:id="281" w:author="wang jessie" w:date="2019-10-28T18:17:00Z">
        <w:r>
          <w:rPr>
            <w:rFonts w:ascii="宋体" w:hAnsi="宋体"/>
          </w:rPr>
          <w:t>高于规定门槛才支付成本</w:t>
        </w:r>
      </w:ins>
      <w:ins w:id="282" w:author="wang jessie" w:date="2019-10-28T18:17:00Z">
        <w:r>
          <w:rPr>
            <w:rFonts w:ascii="宋体" w:hAnsi="宋体"/>
            <w:color w:val="000000"/>
          </w:rPr>
          <w:t>的</w:t>
        </w:r>
      </w:ins>
      <w:ins w:id="283" w:author="wang jessie" w:date="2019-10-28T18:17:00Z">
        <w:r>
          <w:rPr>
            <w:rFonts w:hint="eastAsia" w:ascii="宋体" w:hAnsi="宋体"/>
            <w:color w:val="000000"/>
          </w:rPr>
          <w:t>非</w:t>
        </w:r>
      </w:ins>
      <w:ins w:id="284" w:author="wang jessie" w:date="2019-10-28T18:17:00Z">
        <w:r>
          <w:rPr>
            <w:rFonts w:ascii="宋体" w:hAnsi="宋体"/>
            <w:color w:val="000000"/>
          </w:rPr>
          <w:t>零售类</w:t>
        </w:r>
      </w:ins>
      <w:ins w:id="285" w:author="wang jessie" w:date="2019-10-28T18:17:00Z">
        <w:r>
          <w:rPr>
            <w:rFonts w:hint="eastAsia" w:ascii="宋体" w:hAnsi="宋体"/>
            <w:color w:val="000000"/>
          </w:rPr>
          <w:t>固定利率</w:t>
        </w:r>
      </w:ins>
      <w:ins w:id="286" w:author="wang jessie" w:date="2019-10-28T18:17:00Z">
        <w:r>
          <w:rPr>
            <w:rFonts w:ascii="宋体" w:hAnsi="宋体"/>
            <w:color w:val="000000"/>
          </w:rPr>
          <w:t>贷款</w:t>
        </w:r>
      </w:ins>
      <w:ins w:id="287" w:author="wang jessie" w:date="2019-10-28T18:17:00Z">
        <w:r>
          <w:rPr>
            <w:rFonts w:hint="eastAsia" w:ascii="宋体" w:hAnsi="宋体"/>
          </w:rPr>
          <w:t>。</w:t>
        </w:r>
      </w:ins>
      <w:r>
        <w:rPr>
          <w:rFonts w:hint="eastAsia" w:ascii="宋体" w:hAnsi="宋体" w:cs="宋体"/>
        </w:rPr>
        <w:t>填报时按合同约定本金和利息现金流填报至各时间区间。</w:t>
      </w:r>
    </w:p>
    <w:p>
      <w:pPr>
        <w:spacing w:line="440" w:lineRule="exact"/>
        <w:ind w:firstLine="422" w:firstLineChars="200"/>
        <w:rPr>
          <w:ins w:id="288" w:author="wang jessie" w:date="2019-10-28T18:17:00Z"/>
          <w:rFonts w:ascii="宋体" w:hAnsi="宋体"/>
        </w:rPr>
      </w:pPr>
      <w:r>
        <w:rPr>
          <w:rFonts w:ascii="宋体" w:hAnsi="宋体" w:cs="宋体"/>
          <w:b/>
          <w:bCs/>
        </w:rPr>
        <w:t>[2</w:t>
      </w:r>
      <w:r>
        <w:rPr>
          <w:rFonts w:ascii="宋体" w:cs="宋体"/>
          <w:b/>
          <w:bCs/>
        </w:rPr>
        <w:t>.</w:t>
      </w:r>
      <w:r>
        <w:rPr>
          <w:rFonts w:hint="eastAsia" w:ascii="宋体" w:hAnsi="宋体" w:cs="宋体"/>
          <w:b/>
          <w:bCs/>
        </w:rPr>
        <w:t>利率敏感性负债（不含衍生金融产品）</w:t>
      </w:r>
      <w:r>
        <w:rPr>
          <w:rFonts w:ascii="宋体" w:hAnsi="宋体" w:cs="宋体"/>
          <w:b/>
          <w:bCs/>
        </w:rPr>
        <w:t>]</w:t>
      </w:r>
      <w:r>
        <w:rPr>
          <w:rFonts w:hint="eastAsia" w:ascii="宋体" w:hAnsi="宋体" w:cs="宋体"/>
          <w:b/>
          <w:bCs/>
        </w:rPr>
        <w:t>：</w:t>
      </w:r>
      <w:ins w:id="289" w:author="wang jessie" w:date="2019-10-28T18:17:00Z">
        <w:r>
          <w:rPr>
            <w:rFonts w:hint="eastAsia" w:ascii="宋体" w:hAnsi="宋体"/>
            <w:bCs/>
          </w:rPr>
          <w:t>银行账簿的</w:t>
        </w:r>
      </w:ins>
      <w:ins w:id="290" w:author="wang jessie" w:date="2019-10-28T18:17:00Z">
        <w:r>
          <w:rPr>
            <w:rFonts w:hint="eastAsia" w:ascii="宋体" w:hAnsi="宋体" w:cs="宋体"/>
            <w:bCs/>
          </w:rPr>
          <w:t>利率</w:t>
        </w:r>
      </w:ins>
      <w:ins w:id="291" w:author="wang jessie" w:date="2019-10-28T18:17:00Z">
        <w:r>
          <w:rPr>
            <w:rFonts w:ascii="宋体" w:hAnsi="宋体" w:cs="宋体"/>
            <w:bCs/>
          </w:rPr>
          <w:t>敏感性负债</w:t>
        </w:r>
      </w:ins>
      <w:ins w:id="292" w:author="wang jessie" w:date="2019-10-28T18:17:00Z">
        <w:r>
          <w:rPr>
            <w:rFonts w:hint="eastAsia" w:ascii="宋体" w:hAnsi="宋体" w:cs="宋体"/>
            <w:bCs/>
          </w:rPr>
          <w:t>，</w:t>
        </w:r>
      </w:ins>
      <w:ins w:id="293" w:author="wang jessie" w:date="2019-10-28T18:17:00Z">
        <w:r>
          <w:rPr>
            <w:rFonts w:hint="eastAsia" w:ascii="宋体" w:hAnsi="宋体"/>
          </w:rPr>
          <w:t>不包括核心一级资本工具。</w:t>
        </w:r>
      </w:ins>
      <w:ins w:id="294" w:author="wang jessie" w:date="2019-10-28T18:17:00Z">
        <w:r>
          <w:rPr>
            <w:rFonts w:hint="eastAsia" w:ascii="宋体" w:hAnsi="宋体" w:cs="宋体"/>
          </w:rPr>
          <w:t>填报机构</w:t>
        </w:r>
      </w:ins>
      <w:ins w:id="295" w:author="wang jessie" w:date="2019-10-28T18:17:00Z">
        <w:r>
          <w:rPr>
            <w:rFonts w:ascii="宋体" w:hAnsi="宋体" w:cs="宋体"/>
          </w:rPr>
          <w:t>应</w:t>
        </w:r>
      </w:ins>
      <w:ins w:id="296" w:author="wang jessie" w:date="2019-10-28T18:17:00Z">
        <w:r>
          <w:rPr>
            <w:rFonts w:hint="eastAsia" w:ascii="宋体" w:hAnsi="宋体" w:cs="宋体"/>
          </w:rPr>
          <w:t>填报</w:t>
        </w:r>
      </w:ins>
      <w:ins w:id="297" w:author="wang jessie" w:date="2019-10-28T18:17:00Z">
        <w:r>
          <w:rPr>
            <w:rFonts w:ascii="宋体" w:hAnsi="宋体" w:cs="宋体"/>
          </w:rPr>
          <w:t>利</w:t>
        </w:r>
      </w:ins>
      <w:ins w:id="298" w:author="wang jessie" w:date="2019-10-28T18:17:00Z">
        <w:r>
          <w:rPr>
            <w:rFonts w:hint="eastAsia" w:ascii="宋体" w:hAnsi="宋体" w:cs="宋体"/>
          </w:rPr>
          <w:t>率</w:t>
        </w:r>
      </w:ins>
      <w:ins w:id="299" w:author="wang jessie" w:date="2019-10-28T18:17:00Z">
        <w:r>
          <w:rPr>
            <w:rFonts w:ascii="宋体" w:hAnsi="宋体" w:cs="宋体"/>
          </w:rPr>
          <w:t>敏感性</w:t>
        </w:r>
      </w:ins>
      <w:ins w:id="300" w:author="wang jessie" w:date="2019-10-28T18:17:00Z">
        <w:r>
          <w:rPr>
            <w:rFonts w:hint="eastAsia" w:ascii="宋体" w:hAnsi="宋体" w:cs="宋体"/>
          </w:rPr>
          <w:t>负债</w:t>
        </w:r>
      </w:ins>
      <w:ins w:id="301" w:author="wang jessie" w:date="2019-10-28T18:17:00Z">
        <w:r>
          <w:rPr>
            <w:rFonts w:ascii="宋体" w:hAnsi="宋体" w:cs="宋体"/>
          </w:rPr>
          <w:t>的名义重定价</w:t>
        </w:r>
      </w:ins>
      <w:ins w:id="302" w:author="wang jessie" w:date="2019-10-28T18:17:00Z">
        <w:r>
          <w:rPr>
            <w:rFonts w:hint="eastAsia" w:ascii="宋体" w:hAnsi="宋体" w:cs="宋体"/>
          </w:rPr>
          <w:t>现金流，包括本金偿还和利息支出，现金流出</w:t>
        </w:r>
      </w:ins>
      <w:ins w:id="303" w:author="wang jessie" w:date="2019-10-28T18:17:00Z">
        <w:r>
          <w:rPr>
            <w:rFonts w:hint="eastAsia" w:ascii="宋体" w:hAnsi="宋体"/>
          </w:rPr>
          <w:t>需</w:t>
        </w:r>
      </w:ins>
      <w:ins w:id="304" w:author="wang jessie" w:date="2019-10-28T18:17:00Z">
        <w:r>
          <w:rPr>
            <w:rFonts w:ascii="宋体" w:hAnsi="宋体"/>
          </w:rPr>
          <w:t>填报负值</w:t>
        </w:r>
      </w:ins>
      <w:ins w:id="305" w:author="wang jessie" w:date="2019-10-28T18:17:00Z">
        <w:r>
          <w:rPr>
            <w:rFonts w:hint="eastAsia" w:ascii="宋体" w:hAnsi="宋体" w:cs="宋体"/>
          </w:rPr>
          <w:t>。</w:t>
        </w:r>
      </w:ins>
    </w:p>
    <w:p>
      <w:pPr>
        <w:spacing w:line="440" w:lineRule="exact"/>
        <w:ind w:firstLine="422" w:firstLineChars="200"/>
        <w:rPr>
          <w:ins w:id="306" w:author="wang jessie" w:date="2019-10-28T18:17:00Z"/>
          <w:rFonts w:ascii="宋体" w:hAnsi="宋体"/>
          <w:b/>
        </w:rPr>
      </w:pPr>
      <w:ins w:id="307" w:author="wang jessie" w:date="2019-10-28T18:17:00Z">
        <w:r>
          <w:rPr>
            <w:rFonts w:ascii="宋体" w:hAnsi="宋体"/>
            <w:b/>
          </w:rPr>
          <w:t>[</w:t>
        </w:r>
      </w:ins>
      <w:ins w:id="308" w:author="wang jessie" w:date="2019-10-28T18:17:00Z">
        <w:r>
          <w:rPr>
            <w:rFonts w:hint="eastAsia" w:ascii="宋体" w:hAnsi="宋体"/>
            <w:b/>
          </w:rPr>
          <w:t>2.1</w:t>
        </w:r>
      </w:ins>
      <w:ins w:id="309" w:author="wang jessie" w:date="2019-10-28T18:17:00Z">
        <w:r>
          <w:rPr>
            <w:rFonts w:ascii="宋体" w:hAnsi="宋体"/>
            <w:b/>
          </w:rPr>
          <w:t>不</w:t>
        </w:r>
      </w:ins>
      <w:ins w:id="310" w:author="wang jessie" w:date="2019-10-28T18:17:00Z">
        <w:r>
          <w:rPr>
            <w:rFonts w:hint="eastAsia" w:ascii="宋体" w:hAnsi="宋体"/>
            <w:b/>
          </w:rPr>
          <w:t>考虑</w:t>
        </w:r>
      </w:ins>
      <w:ins w:id="311" w:author="wang jessie" w:date="2019-10-28T18:17:00Z">
        <w:r>
          <w:rPr>
            <w:rFonts w:ascii="宋体" w:hAnsi="宋体"/>
            <w:b/>
          </w:rPr>
          <w:t>行为性期权的负债</w:t>
        </w:r>
      </w:ins>
      <w:ins w:id="312" w:author="wang jessie" w:date="2019-10-28T18:17:00Z">
        <w:r>
          <w:rPr>
            <w:rFonts w:hint="eastAsia" w:ascii="宋体" w:hAnsi="宋体"/>
            <w:b/>
          </w:rPr>
          <w:t>]：</w:t>
        </w:r>
      </w:ins>
      <w:ins w:id="313" w:author="wang jessie" w:date="2019-10-28T18:17:00Z">
        <w:r>
          <w:rPr>
            <w:rFonts w:hint="eastAsia" w:ascii="宋体" w:hAnsi="宋体" w:cs="宋体"/>
          </w:rPr>
          <w:t>不考虑行为性期权的利率敏感性负债。</w:t>
        </w:r>
      </w:ins>
    </w:p>
    <w:p>
      <w:pPr>
        <w:spacing w:line="440" w:lineRule="exact"/>
        <w:ind w:firstLine="422" w:firstLineChars="200"/>
        <w:rPr>
          <w:del w:id="314" w:author="wang jessie" w:date="2019-10-28T18:17:00Z"/>
          <w:rFonts w:ascii="宋体" w:cs="Times New Roman"/>
          <w:b/>
          <w:bCs/>
        </w:rPr>
      </w:pPr>
      <w:del w:id="315" w:author="wang jessie" w:date="2019-10-28T18:17:00Z">
        <w:r>
          <w:rPr>
            <w:rFonts w:ascii="宋体" w:hAnsi="宋体" w:cs="宋体"/>
            <w:b/>
            <w:bCs/>
          </w:rPr>
          <w:delText>[2.1</w:delText>
        </w:r>
      </w:del>
      <w:del w:id="316" w:author="wang jessie" w:date="2019-10-28T18:17:00Z">
        <w:r>
          <w:rPr>
            <w:rFonts w:hint="eastAsia" w:ascii="宋体" w:hAnsi="宋体" w:cs="宋体"/>
            <w:b/>
            <w:bCs/>
          </w:rPr>
          <w:delText>有固定期限、不含行为性期权的负债</w:delText>
        </w:r>
      </w:del>
      <w:del w:id="317" w:author="wang jessie" w:date="2019-10-28T18:17:00Z">
        <w:r>
          <w:rPr>
            <w:rFonts w:ascii="宋体" w:hAnsi="宋体" w:cs="宋体"/>
            <w:b/>
            <w:bCs/>
          </w:rPr>
          <w:delText>]</w:delText>
        </w:r>
      </w:del>
      <w:ins w:id="318" w:author="王瑾" w:date="2018-11-14T20:08:00Z">
        <w:del w:id="319" w:author="wang jessie" w:date="2019-10-28T18:17:00Z">
          <w:r>
            <w:rPr>
              <w:rFonts w:ascii="宋体" w:hAnsi="宋体" w:cs="宋体"/>
              <w:b/>
              <w:bCs/>
            </w:rPr>
            <w:delText xml:space="preserve"> </w:delText>
          </w:r>
        </w:del>
      </w:ins>
      <w:ins w:id="320" w:author="王瑾" w:date="2018-11-14T20:08:00Z">
        <w:del w:id="321" w:author="wang jessie" w:date="2019-10-28T18:17:00Z">
          <w:r>
            <w:rPr>
              <w:rFonts w:hint="eastAsia" w:ascii="宋体" w:hAnsi="宋体" w:cs="宋体"/>
            </w:rPr>
            <w:delText>有固定期限，且不含行为性期权条款的利率敏感性负债。（行为性期权条款？）</w:delText>
          </w:r>
        </w:del>
      </w:ins>
    </w:p>
    <w:p>
      <w:pPr>
        <w:spacing w:line="440" w:lineRule="exact"/>
        <w:ind w:firstLine="422" w:firstLineChars="200"/>
        <w:rPr>
          <w:ins w:id="322" w:author="wang jessie" w:date="2019-10-28T18:18:00Z"/>
          <w:rFonts w:hint="eastAsia" w:ascii="宋体" w:hAnsi="宋体"/>
          <w:b/>
          <w:bCs/>
          <w:color w:val="FF0000"/>
          <w:highlight w:val="yellow"/>
        </w:rPr>
      </w:pPr>
      <w:ins w:id="323" w:author="wang jessie" w:date="2019-10-28T18:18:00Z">
        <w:r>
          <w:rPr>
            <w:rFonts w:ascii="宋体" w:hAnsi="宋体"/>
            <w:b/>
          </w:rPr>
          <w:t>[</w:t>
        </w:r>
      </w:ins>
      <w:ins w:id="324" w:author="wang jessie" w:date="2019-10-28T18:18:00Z">
        <w:r>
          <w:rPr>
            <w:rFonts w:hint="eastAsia" w:ascii="宋体" w:hAnsi="宋体"/>
            <w:b/>
          </w:rPr>
          <w:t>2.1</w:t>
        </w:r>
      </w:ins>
      <w:ins w:id="325" w:author="wang jessie" w:date="2019-10-28T18:18:00Z">
        <w:r>
          <w:rPr>
            <w:rFonts w:ascii="宋体" w:hAnsi="宋体"/>
            <w:b/>
          </w:rPr>
          <w:t>.1</w:t>
        </w:r>
      </w:ins>
      <w:ins w:id="326" w:author="wang jessie" w:date="2019-10-28T18:18:00Z">
        <w:r>
          <w:rPr>
            <w:rFonts w:hint="eastAsia" w:ascii="宋体" w:hAnsi="宋体"/>
            <w:b/>
          </w:rPr>
          <w:t>金融机构间同业负债]:</w:t>
        </w:r>
      </w:ins>
      <w:ins w:id="327" w:author="wang jessie" w:date="2019-10-28T18:18:00Z">
        <w:r>
          <w:rPr>
            <w:rFonts w:ascii="宋体" w:hAnsi="宋体"/>
          </w:rPr>
          <w:t>指填报机构</w:t>
        </w:r>
      </w:ins>
      <w:ins w:id="328" w:author="wang jessie" w:date="2019-10-28T18:18:00Z">
        <w:r>
          <w:rPr>
            <w:rFonts w:hint="eastAsia" w:ascii="宋体" w:hAnsi="宋体"/>
          </w:rPr>
          <w:t>通过同业存入、同业拆入、卖出回购、系统内借入资金、发行同业存单方式</w:t>
        </w:r>
      </w:ins>
      <w:ins w:id="329" w:author="wang jessie" w:date="2019-10-28T18:18:00Z">
        <w:r>
          <w:rPr>
            <w:rFonts w:ascii="宋体" w:hAnsi="宋体"/>
          </w:rPr>
          <w:t>向其他金融机构融入资金而形成的利率敏感性负债</w:t>
        </w:r>
      </w:ins>
      <w:ins w:id="330" w:author="wang jessie" w:date="2019-10-28T18:18:00Z">
        <w:r>
          <w:rPr>
            <w:rFonts w:hint="eastAsia" w:ascii="宋体" w:hAnsi="宋体"/>
          </w:rPr>
          <w:t>。</w:t>
        </w:r>
      </w:ins>
      <w:ins w:id="331" w:author="wang jessie" w:date="2019-10-28T18:18:00Z">
        <w:r>
          <w:rPr>
            <w:rFonts w:hint="eastAsia" w:ascii="宋体" w:hAnsi="宋体"/>
            <w:color w:val="000000"/>
          </w:rPr>
          <w:t>金融机构间活期负债应</w:t>
        </w:r>
      </w:ins>
      <w:ins w:id="332" w:author="wang jessie" w:date="2019-10-28T18:18:00Z">
        <w:r>
          <w:rPr>
            <w:rFonts w:ascii="宋体" w:hAnsi="宋体"/>
            <w:color w:val="000000"/>
          </w:rPr>
          <w:t>填报</w:t>
        </w:r>
      </w:ins>
      <w:ins w:id="333" w:author="wang jessie" w:date="2019-10-28T18:18:00Z">
        <w:r>
          <w:rPr>
            <w:rFonts w:hint="eastAsia" w:ascii="宋体" w:hAnsi="宋体"/>
            <w:color w:val="000000"/>
          </w:rPr>
          <w:t>在【隔夜】区间内，例如其他</w:t>
        </w:r>
      </w:ins>
      <w:ins w:id="334" w:author="wang jessie" w:date="2019-10-28T18:18:00Z">
        <w:r>
          <w:rPr>
            <w:rFonts w:ascii="宋体" w:hAnsi="宋体"/>
            <w:color w:val="000000"/>
          </w:rPr>
          <w:t>金融机构</w:t>
        </w:r>
      </w:ins>
      <w:ins w:id="335" w:author="wang jessie" w:date="2019-10-28T18:18:00Z">
        <w:r>
          <w:rPr>
            <w:rFonts w:hint="eastAsia" w:ascii="宋体" w:hAnsi="宋体"/>
            <w:color w:val="000000"/>
          </w:rPr>
          <w:t>存放的活期存款。中央银行存放款项在[2</w:t>
        </w:r>
      </w:ins>
      <w:ins w:id="336" w:author="wang jessie" w:date="2019-10-28T18:18:00Z">
        <w:r>
          <w:rPr>
            <w:rFonts w:ascii="宋体" w:hAnsi="宋体"/>
            <w:color w:val="000000"/>
          </w:rPr>
          <w:t>.</w:t>
        </w:r>
      </w:ins>
      <w:ins w:id="337" w:author="wang jessie" w:date="2019-10-28T18:18:00Z">
        <w:r>
          <w:rPr>
            <w:rFonts w:hint="eastAsia" w:ascii="宋体" w:hAnsi="宋体"/>
            <w:color w:val="000000"/>
          </w:rPr>
          <w:t>1.4其他]项下填报，不在本项目填报。</w:t>
        </w:r>
      </w:ins>
    </w:p>
    <w:p>
      <w:pPr>
        <w:spacing w:line="440" w:lineRule="exact"/>
        <w:ind w:firstLine="422" w:firstLineChars="200"/>
        <w:rPr>
          <w:rFonts w:ascii="宋体" w:cs="Times New Roman"/>
        </w:rPr>
      </w:pPr>
      <w:r>
        <w:rPr>
          <w:rFonts w:ascii="宋体" w:hAnsi="宋体" w:cs="宋体"/>
          <w:b/>
          <w:bCs/>
          <w:color w:val="000000"/>
          <w:rPrChange w:id="338" w:author="王雅洁" w:date="2019-11-08T17:34:00Z">
            <w:rPr>
              <w:rFonts w:ascii="宋体" w:hAnsi="宋体" w:cs="宋体"/>
              <w:b/>
              <w:bCs/>
            </w:rPr>
          </w:rPrChange>
        </w:rPr>
        <w:t>[2.1.2</w:t>
      </w:r>
      <w:r>
        <w:rPr>
          <w:rFonts w:hint="eastAsia" w:ascii="宋体" w:hAnsi="宋体" w:cs="宋体"/>
          <w:b/>
          <w:bCs/>
          <w:color w:val="000000"/>
          <w:rPrChange w:id="339" w:author="王雅洁" w:date="2019-11-08T17:34:00Z">
            <w:rPr>
              <w:rFonts w:hint="eastAsia" w:ascii="宋体" w:hAnsi="宋体" w:cs="宋体"/>
              <w:b/>
              <w:bCs/>
            </w:rPr>
          </w:rPrChange>
        </w:rPr>
        <w:t>发行债券</w:t>
      </w:r>
      <w:r>
        <w:rPr>
          <w:rFonts w:ascii="宋体" w:hAnsi="宋体" w:cs="宋体"/>
          <w:b/>
          <w:bCs/>
          <w:color w:val="000000"/>
          <w:rPrChange w:id="340" w:author="王雅洁" w:date="2019-11-08T17:34:00Z">
            <w:rPr>
              <w:rFonts w:ascii="宋体" w:hAnsi="宋体" w:cs="宋体"/>
              <w:b/>
              <w:bCs/>
            </w:rPr>
          </w:rPrChange>
        </w:rPr>
        <w:t>]:</w:t>
      </w:r>
      <w:ins w:id="341" w:author="王雅洁" w:date="2019-11-08T17:34:00Z">
        <w:r>
          <w:rPr>
            <w:rFonts w:hint="eastAsia" w:ascii="宋体" w:hAnsi="宋体"/>
            <w:bCs/>
            <w:color w:val="000000"/>
            <w:rPrChange w:id="342" w:author="王雅洁" w:date="2019-11-08T17:34:00Z">
              <w:rPr>
                <w:rFonts w:hint="eastAsia" w:ascii="宋体" w:hAnsi="宋体"/>
                <w:bCs/>
              </w:rPr>
            </w:rPrChange>
          </w:rPr>
          <w:t>指</w:t>
        </w:r>
      </w:ins>
      <w:ins w:id="343" w:author="王雅洁" w:date="2019-11-08T17:34:00Z">
        <w:r>
          <w:rPr>
            <w:rFonts w:ascii="宋体" w:hAnsi="宋体"/>
            <w:color w:val="000000"/>
            <w:rPrChange w:id="344" w:author="王雅洁" w:date="2019-11-08T17:34:00Z">
              <w:rPr>
                <w:rFonts w:ascii="宋体" w:hAnsi="宋体"/>
              </w:rPr>
            </w:rPrChange>
          </w:rPr>
          <w:t>填</w:t>
        </w:r>
      </w:ins>
      <w:ins w:id="345" w:author="王雅洁" w:date="2019-11-08T17:34:00Z">
        <w:r>
          <w:rPr>
            <w:rFonts w:ascii="宋体" w:hAnsi="宋体"/>
          </w:rPr>
          <w:t>报机构</w:t>
        </w:r>
      </w:ins>
      <w:ins w:id="346" w:author="王雅洁" w:date="2019-11-08T17:34:00Z">
        <w:r>
          <w:rPr>
            <w:rFonts w:hint="eastAsia" w:ascii="宋体" w:hAnsi="宋体"/>
          </w:rPr>
          <w:t>发行</w:t>
        </w:r>
      </w:ins>
      <w:ins w:id="347" w:author="王雅洁" w:date="2019-11-08T17:34:00Z">
        <w:r>
          <w:rPr>
            <w:rFonts w:ascii="宋体" w:hAnsi="宋体"/>
          </w:rPr>
          <w:t>的约定在一定期限内还本付息的境内外</w:t>
        </w:r>
      </w:ins>
      <w:ins w:id="348" w:author="王雅洁" w:date="2019-11-08T17:34:00Z">
        <w:r>
          <w:rPr>
            <w:rFonts w:hint="eastAsia" w:ascii="宋体" w:hAnsi="宋体"/>
          </w:rPr>
          <w:t>债券。</w:t>
        </w:r>
      </w:ins>
    </w:p>
    <w:p>
      <w:pPr>
        <w:spacing w:line="440" w:lineRule="exact"/>
        <w:ind w:firstLine="422" w:firstLineChars="200"/>
        <w:rPr>
          <w:ins w:id="349" w:author="王雅洁" w:date="2019-11-08T17:35:00Z"/>
          <w:rFonts w:ascii="宋体" w:hAnsi="宋体"/>
        </w:rPr>
      </w:pPr>
      <w:r>
        <w:rPr>
          <w:rFonts w:ascii="宋体" w:hAnsi="宋体" w:cs="宋体"/>
          <w:b/>
          <w:bCs/>
        </w:rPr>
        <w:t>[2.1.3</w:t>
      </w:r>
      <w:r>
        <w:rPr>
          <w:rFonts w:hint="eastAsia" w:ascii="宋体" w:hAnsi="宋体" w:cs="宋体"/>
          <w:b/>
          <w:bCs/>
        </w:rPr>
        <w:t>定期存款</w:t>
      </w:r>
      <w:r>
        <w:rPr>
          <w:rFonts w:ascii="宋体" w:hAnsi="宋体" w:cs="宋体"/>
          <w:b/>
          <w:bCs/>
        </w:rPr>
        <w:t>]:</w:t>
      </w:r>
      <w:ins w:id="350" w:author="王雅洁" w:date="2019-11-08T17:35:00Z">
        <w:r>
          <w:rPr>
            <w:rFonts w:hint="eastAsia" w:ascii="宋体" w:hAnsi="宋体"/>
          </w:rPr>
          <w:t xml:space="preserve"> 指</w:t>
        </w:r>
      </w:ins>
      <w:ins w:id="351" w:author="王雅洁" w:date="2019-11-08T17:35:00Z">
        <w:r>
          <w:rPr>
            <w:rFonts w:ascii="宋体" w:hAnsi="宋体"/>
          </w:rPr>
          <w:t>填报机构吸收的</w:t>
        </w:r>
      </w:ins>
      <w:ins w:id="352" w:author="王雅洁" w:date="2019-11-08T17:35:00Z">
        <w:r>
          <w:rPr>
            <w:rFonts w:hint="eastAsia" w:ascii="宋体" w:hAnsi="宋体"/>
          </w:rPr>
          <w:t>不具备提前支取权，或提前支取的罚息足以弥补银行净利息收入和经济价值损失的</w:t>
        </w:r>
      </w:ins>
      <w:ins w:id="353" w:author="王雅洁" w:date="2019-11-08T17:35:00Z">
        <w:r>
          <w:rPr>
            <w:rFonts w:ascii="宋体" w:hAnsi="宋体"/>
          </w:rPr>
          <w:t>定期存款。</w:t>
        </w:r>
      </w:ins>
      <w:ins w:id="354" w:author="王雅洁" w:date="2019-11-08T17:35:00Z">
        <w:r>
          <w:rPr>
            <w:rFonts w:hint="eastAsia" w:ascii="宋体" w:hAnsi="宋体"/>
          </w:rPr>
          <w:t>其中</w:t>
        </w:r>
      </w:ins>
      <w:ins w:id="355" w:author="王雅洁" w:date="2019-11-08T17:35:00Z">
        <w:r>
          <w:rPr>
            <w:rFonts w:ascii="宋体" w:hAnsi="宋体"/>
          </w:rPr>
          <w:t>，</w:t>
        </w:r>
      </w:ins>
      <w:ins w:id="356" w:author="王雅洁" w:date="2019-11-08T17:35:00Z">
        <w:r>
          <w:rPr>
            <w:rFonts w:hint="eastAsia" w:ascii="宋体" w:hAnsi="宋体"/>
          </w:rPr>
          <w:t>以人民银行</w:t>
        </w:r>
      </w:ins>
      <w:ins w:id="357" w:author="王雅洁" w:date="2019-11-08T17:35:00Z">
        <w:r>
          <w:rPr>
            <w:rFonts w:ascii="宋体" w:hAnsi="宋体"/>
          </w:rPr>
          <w:t>基准利率为定价</w:t>
        </w:r>
      </w:ins>
      <w:ins w:id="358" w:author="王雅洁" w:date="2019-11-08T17:35:00Z">
        <w:r>
          <w:rPr>
            <w:rFonts w:hint="eastAsia" w:ascii="宋体" w:hAnsi="宋体"/>
          </w:rPr>
          <w:t>基础</w:t>
        </w:r>
      </w:ins>
      <w:ins w:id="359" w:author="王雅洁" w:date="2019-11-08T17:35:00Z">
        <w:r>
          <w:rPr>
            <w:rFonts w:ascii="宋体" w:hAnsi="宋体"/>
          </w:rPr>
          <w:t>的</w:t>
        </w:r>
      </w:ins>
      <w:ins w:id="360" w:author="王雅洁" w:date="2019-11-08T17:35:00Z">
        <w:r>
          <w:rPr>
            <w:rFonts w:hint="eastAsia" w:ascii="宋体" w:hAnsi="宋体"/>
          </w:rPr>
          <w:t>存款需在</w:t>
        </w:r>
      </w:ins>
      <w:ins w:id="361" w:author="王雅洁" w:date="2019-11-08T17:35:00Z">
        <w:r>
          <w:rPr>
            <w:rFonts w:ascii="宋体" w:hAnsi="宋体"/>
          </w:rPr>
          <w:t>[</w:t>
        </w:r>
      </w:ins>
      <w:ins w:id="362" w:author="王雅洁" w:date="2019-11-08T17:35:00Z">
        <w:r>
          <w:rPr>
            <w:rFonts w:hint="eastAsia" w:ascii="宋体" w:hAnsi="宋体"/>
          </w:rPr>
          <w:t>2</w:t>
        </w:r>
      </w:ins>
      <w:ins w:id="363" w:author="王雅洁" w:date="2019-11-08T17:35:00Z">
        <w:r>
          <w:rPr>
            <w:rFonts w:ascii="宋体" w:hAnsi="宋体"/>
          </w:rPr>
          <w:t>.1.3.1</w:t>
        </w:r>
      </w:ins>
      <w:ins w:id="364" w:author="王雅洁" w:date="2019-11-08T17:35:00Z">
        <w:r>
          <w:rPr>
            <w:rFonts w:hint="eastAsia" w:ascii="宋体" w:hAnsi="宋体"/>
          </w:rPr>
          <w:t>]中再进行</w:t>
        </w:r>
      </w:ins>
      <w:ins w:id="365" w:author="王雅洁" w:date="2019-11-08T17:35:00Z">
        <w:r>
          <w:rPr>
            <w:rFonts w:ascii="宋体" w:hAnsi="宋体"/>
          </w:rPr>
          <w:t>单独填报。</w:t>
        </w:r>
      </w:ins>
    </w:p>
    <w:p>
      <w:pPr>
        <w:spacing w:line="440" w:lineRule="exact"/>
        <w:ind w:firstLine="422" w:firstLineChars="200"/>
        <w:rPr>
          <w:rFonts w:ascii="宋体" w:cs="Times New Roman"/>
        </w:rPr>
      </w:pPr>
      <w:r>
        <w:rPr>
          <w:rFonts w:ascii="宋体" w:hAnsi="宋体" w:cs="宋体"/>
          <w:b/>
          <w:bCs/>
        </w:rPr>
        <w:t>[2.1.4</w:t>
      </w:r>
      <w:r>
        <w:rPr>
          <w:rFonts w:hint="eastAsia" w:ascii="宋体" w:hAnsi="宋体" w:cs="宋体"/>
          <w:b/>
          <w:bCs/>
        </w:rPr>
        <w:t>其他</w:t>
      </w:r>
      <w:r>
        <w:rPr>
          <w:rFonts w:ascii="宋体" w:hAnsi="宋体" w:cs="宋体"/>
          <w:b/>
          <w:bCs/>
        </w:rPr>
        <w:t>]:</w:t>
      </w:r>
      <w:ins w:id="366" w:author="wang jessie" w:date="2019-10-28T18:58:00Z">
        <w:r>
          <w:rPr>
            <w:rFonts w:hint="eastAsia" w:ascii="宋体" w:hAnsi="宋体"/>
          </w:rPr>
          <w:t xml:space="preserve"> 指</w:t>
        </w:r>
      </w:ins>
      <w:ins w:id="367" w:author="wang jessie" w:date="2019-10-28T18:58:00Z">
        <w:r>
          <w:rPr>
            <w:rFonts w:ascii="宋体" w:hAnsi="宋体"/>
          </w:rPr>
          <w:t>未能归</w:t>
        </w:r>
      </w:ins>
      <w:ins w:id="368" w:author="wang jessie" w:date="2019-10-28T18:58:00Z">
        <w:r>
          <w:rPr>
            <w:rFonts w:hint="eastAsia" w:ascii="宋体" w:hAnsi="宋体"/>
          </w:rPr>
          <w:t>入</w:t>
        </w:r>
      </w:ins>
      <w:ins w:id="369" w:author="wang jessie" w:date="2019-10-28T18:58:00Z">
        <w:r>
          <w:rPr>
            <w:rFonts w:ascii="宋体" w:hAnsi="宋体"/>
          </w:rPr>
          <w:t>[</w:t>
        </w:r>
      </w:ins>
      <w:ins w:id="370" w:author="wang jessie" w:date="2019-10-28T18:58:00Z">
        <w:r>
          <w:rPr>
            <w:rFonts w:hint="eastAsia" w:ascii="宋体" w:hAnsi="宋体"/>
          </w:rPr>
          <w:t>2.1</w:t>
        </w:r>
      </w:ins>
      <w:ins w:id="371" w:author="wang jessie" w:date="2019-10-28T18:58:00Z">
        <w:r>
          <w:rPr>
            <w:rFonts w:ascii="宋体" w:hAnsi="宋体"/>
          </w:rPr>
          <w:t>.1</w:t>
        </w:r>
      </w:ins>
      <w:ins w:id="372" w:author="wang jessie" w:date="2019-10-28T18:58:00Z">
        <w:r>
          <w:rPr>
            <w:rFonts w:hint="eastAsia" w:ascii="宋体" w:hAnsi="宋体"/>
          </w:rPr>
          <w:t>]、</w:t>
        </w:r>
      </w:ins>
      <w:ins w:id="373" w:author="wang jessie" w:date="2019-10-28T18:58:00Z">
        <w:r>
          <w:rPr>
            <w:rFonts w:ascii="宋体" w:hAnsi="宋体"/>
          </w:rPr>
          <w:t>[</w:t>
        </w:r>
      </w:ins>
      <w:ins w:id="374" w:author="wang jessie" w:date="2019-10-28T18:58:00Z">
        <w:r>
          <w:rPr>
            <w:rFonts w:hint="eastAsia" w:ascii="宋体" w:hAnsi="宋体"/>
          </w:rPr>
          <w:t>2.1.2]、</w:t>
        </w:r>
      </w:ins>
      <w:ins w:id="375" w:author="wang jessie" w:date="2019-10-28T18:58:00Z">
        <w:r>
          <w:rPr>
            <w:rFonts w:ascii="宋体" w:hAnsi="宋体"/>
          </w:rPr>
          <w:t>[</w:t>
        </w:r>
      </w:ins>
      <w:ins w:id="376" w:author="wang jessie" w:date="2019-10-28T18:58:00Z">
        <w:r>
          <w:rPr>
            <w:rFonts w:hint="eastAsia" w:ascii="宋体" w:hAnsi="宋体"/>
          </w:rPr>
          <w:t>2.1.3]、</w:t>
        </w:r>
      </w:ins>
      <w:ins w:id="377" w:author="wang jessie" w:date="2019-10-28T18:58:00Z">
        <w:r>
          <w:rPr>
            <w:rFonts w:ascii="宋体" w:hAnsi="宋体"/>
          </w:rPr>
          <w:t>[</w:t>
        </w:r>
      </w:ins>
      <w:ins w:id="378" w:author="wang jessie" w:date="2019-10-28T18:58:00Z">
        <w:r>
          <w:rPr>
            <w:rFonts w:hint="eastAsia" w:ascii="宋体" w:hAnsi="宋体"/>
          </w:rPr>
          <w:t>2.</w:t>
        </w:r>
      </w:ins>
      <w:ins w:id="379" w:author="wang jessie" w:date="2019-10-28T18:58:00Z">
        <w:r>
          <w:rPr>
            <w:rFonts w:ascii="宋体" w:hAnsi="宋体"/>
          </w:rPr>
          <w:t>2</w:t>
        </w:r>
      </w:ins>
      <w:ins w:id="380" w:author="wang jessie" w:date="2019-10-28T18:58:00Z">
        <w:r>
          <w:rPr>
            <w:rFonts w:hint="eastAsia" w:ascii="宋体" w:hAnsi="宋体"/>
          </w:rPr>
          <w:t>]、</w:t>
        </w:r>
      </w:ins>
      <w:ins w:id="381" w:author="wang jessie" w:date="2019-10-28T18:58:00Z">
        <w:r>
          <w:rPr>
            <w:rFonts w:ascii="宋体" w:hAnsi="宋体"/>
          </w:rPr>
          <w:t>[</w:t>
        </w:r>
      </w:ins>
      <w:ins w:id="382" w:author="wang jessie" w:date="2019-10-28T18:58:00Z">
        <w:r>
          <w:rPr>
            <w:rFonts w:hint="eastAsia" w:ascii="宋体" w:hAnsi="宋体"/>
          </w:rPr>
          <w:t>2.3]、</w:t>
        </w:r>
      </w:ins>
      <w:ins w:id="383" w:author="wang jessie" w:date="2019-10-28T18:58:00Z">
        <w:r>
          <w:rPr>
            <w:rFonts w:ascii="宋体" w:hAnsi="宋体"/>
          </w:rPr>
          <w:t>[</w:t>
        </w:r>
      </w:ins>
      <w:ins w:id="384" w:author="wang jessie" w:date="2019-10-28T18:58:00Z">
        <w:r>
          <w:rPr>
            <w:rFonts w:hint="eastAsia" w:ascii="宋体" w:hAnsi="宋体"/>
          </w:rPr>
          <w:t>2.4]的其他利率敏感性</w:t>
        </w:r>
      </w:ins>
      <w:ins w:id="385" w:author="wang jessie" w:date="2019-10-28T18:58:00Z">
        <w:r>
          <w:rPr>
            <w:rFonts w:ascii="宋体" w:hAnsi="宋体"/>
          </w:rPr>
          <w:t>负债</w:t>
        </w:r>
      </w:ins>
      <w:ins w:id="386" w:author="wang jessie" w:date="2019-10-28T18:58:00Z">
        <w:r>
          <w:rPr>
            <w:rFonts w:hint="eastAsia" w:ascii="宋体" w:hAnsi="宋体"/>
          </w:rPr>
          <w:t>。</w:t>
        </w:r>
      </w:ins>
      <w:ins w:id="387" w:author="wang jessie" w:date="2019-10-28T18:58:00Z">
        <w:r>
          <w:rPr>
            <w:rFonts w:hint="eastAsia" w:ascii="宋体" w:hAnsi="宋体"/>
            <w:color w:val="000000"/>
          </w:rPr>
          <w:t>中央银行存放款项在本项目填报。</w:t>
        </w:r>
      </w:ins>
    </w:p>
    <w:p>
      <w:pPr>
        <w:spacing w:line="440" w:lineRule="exact"/>
        <w:ind w:firstLine="422" w:firstLineChars="200"/>
        <w:rPr>
          <w:ins w:id="388" w:author="王雅洁" w:date="2018-12-06T18:46:00Z"/>
          <w:rFonts w:ascii="宋体" w:hAnsi="宋体"/>
        </w:rPr>
      </w:pPr>
      <w:r>
        <w:rPr>
          <w:rFonts w:ascii="宋体" w:hAnsi="宋体" w:cs="宋体"/>
          <w:b/>
          <w:bCs/>
        </w:rPr>
        <w:t>[2.2</w:t>
      </w:r>
      <w:r>
        <w:rPr>
          <w:rFonts w:hint="eastAsia" w:ascii="宋体" w:hAnsi="宋体" w:cs="宋体"/>
          <w:b/>
          <w:bCs/>
        </w:rPr>
        <w:t>无到期日存款</w:t>
      </w:r>
      <w:r>
        <w:rPr>
          <w:rFonts w:ascii="宋体" w:hAnsi="宋体" w:cs="宋体"/>
          <w:b/>
          <w:bCs/>
        </w:rPr>
        <w:t>]:</w:t>
      </w:r>
      <w:r>
        <w:rPr>
          <w:rFonts w:hint="eastAsia" w:ascii="宋体" w:hAnsi="宋体" w:cs="宋体"/>
        </w:rPr>
        <w:t>指单位（包括企业、事业单位、机关、社会团体等）</w:t>
      </w:r>
      <w:ins w:id="389" w:author="王雅洁" w:date="2018-12-06T15:25:00Z">
        <w:r>
          <w:rPr>
            <w:rFonts w:hint="eastAsia" w:ascii="宋体" w:hAnsi="宋体" w:cs="宋体"/>
          </w:rPr>
          <w:t>或</w:t>
        </w:r>
      </w:ins>
      <w:r>
        <w:rPr>
          <w:rFonts w:hint="eastAsia" w:ascii="宋体" w:hAnsi="宋体" w:cs="宋体"/>
        </w:rPr>
        <w:t>个人存入的</w:t>
      </w:r>
      <w:del w:id="390" w:author="wang jessie" w:date="2019-10-28T19:08:00Z">
        <w:r>
          <w:rPr>
            <w:rFonts w:hint="eastAsia" w:ascii="宋体" w:hAnsi="宋体" w:cs="宋体"/>
          </w:rPr>
          <w:delText>无固定期限</w:delText>
        </w:r>
      </w:del>
      <w:ins w:id="391" w:author="wang jessie" w:date="2019-10-28T19:08:00Z">
        <w:r>
          <w:rPr>
            <w:rFonts w:hint="eastAsia" w:ascii="宋体" w:hAnsi="宋体" w:cs="宋体"/>
          </w:rPr>
          <w:t>活期</w:t>
        </w:r>
      </w:ins>
      <w:r>
        <w:rPr>
          <w:rFonts w:hint="eastAsia" w:ascii="宋体" w:hAnsi="宋体" w:cs="宋体"/>
        </w:rPr>
        <w:t>存款</w:t>
      </w:r>
      <w:ins w:id="392" w:author="王瑾" w:date="2018-12-06T17:34:00Z">
        <w:r>
          <w:rPr>
            <w:rFonts w:hint="eastAsia" w:ascii="宋体" w:hAnsi="宋体" w:cs="宋体"/>
          </w:rPr>
          <w:t>，</w:t>
        </w:r>
      </w:ins>
      <w:ins w:id="393" w:author="wang jessie" w:date="2019-10-28T19:08:00Z">
        <w:del w:id="394" w:author="王雅洁" w:date="2019-11-08T18:29:00Z">
          <w:r>
            <w:rPr>
              <w:rFonts w:hint="eastAsia" w:ascii="宋体" w:hAnsi="宋体" w:cs="宋体"/>
            </w:rPr>
            <w:delText>其中</w:delText>
          </w:r>
        </w:del>
      </w:ins>
      <w:ins w:id="395" w:author="wang jessie" w:date="2019-10-28T19:08:00Z">
        <w:del w:id="396" w:author="王雅洁" w:date="2019-11-08T17:35:00Z">
          <w:r>
            <w:rPr>
              <w:rFonts w:hint="eastAsia" w:ascii="宋体" w:hAnsi="宋体" w:cs="宋体"/>
            </w:rPr>
            <w:delText>30</w:delText>
          </w:r>
        </w:del>
      </w:ins>
      <w:ins w:id="397" w:author="wang jessie" w:date="2019-10-28T19:08:00Z">
        <w:del w:id="398" w:author="王雅洁" w:date="2019-11-08T17:35:00Z">
          <w:r>
            <w:rPr>
              <w:rFonts w:ascii="宋体" w:hAnsi="宋体" w:cs="宋体"/>
            </w:rPr>
            <w:delText>%</w:delText>
          </w:r>
        </w:del>
      </w:ins>
      <w:ins w:id="399" w:author="wang jessie" w:date="2019-10-28T19:08:00Z">
        <w:r>
          <w:rPr>
            <w:rFonts w:ascii="宋体" w:hAnsi="宋体" w:cs="宋体"/>
          </w:rPr>
          <w:t>填报在</w:t>
        </w:r>
      </w:ins>
      <w:ins w:id="400" w:author="wang jessie" w:date="2019-10-28T19:08:00Z">
        <w:r>
          <w:rPr>
            <w:rFonts w:hint="eastAsia" w:ascii="宋体" w:hAnsi="宋体"/>
          </w:rPr>
          <w:t>【隔夜】</w:t>
        </w:r>
      </w:ins>
      <w:ins w:id="401" w:author="王雅洁" w:date="2019-11-08T17:37:00Z">
        <w:r>
          <w:rPr>
            <w:rFonts w:hint="eastAsia" w:ascii="宋体" w:hAnsi="宋体"/>
          </w:rPr>
          <w:t>区间</w:t>
        </w:r>
      </w:ins>
      <w:ins w:id="402" w:author="wang jessie" w:date="2019-10-28T19:08:00Z">
        <w:del w:id="403" w:author="王雅洁" w:date="2019-11-08T18:29:00Z">
          <w:r>
            <w:rPr>
              <w:rFonts w:hint="eastAsia" w:ascii="宋体" w:hAnsi="宋体"/>
            </w:rPr>
            <w:delText>，</w:delText>
          </w:r>
        </w:del>
      </w:ins>
      <w:ins w:id="404" w:author="wang jessie" w:date="2019-10-28T19:08:00Z">
        <w:del w:id="405" w:author="王雅洁" w:date="2019-11-08T17:35:00Z">
          <w:r>
            <w:rPr>
              <w:rFonts w:hint="eastAsia" w:ascii="宋体" w:hAnsi="宋体"/>
            </w:rPr>
            <w:delText>70</w:delText>
          </w:r>
        </w:del>
      </w:ins>
      <w:ins w:id="406" w:author="wang jessie" w:date="2019-10-28T19:08:00Z">
        <w:del w:id="407" w:author="王雅洁" w:date="2019-11-08T18:29:00Z">
          <w:r>
            <w:rPr>
              <w:rFonts w:ascii="宋体" w:hAnsi="宋体"/>
            </w:rPr>
            <w:delText>%</w:delText>
          </w:r>
        </w:del>
      </w:ins>
      <w:ins w:id="408" w:author="王瑾" w:date="2018-12-06T17:34:00Z">
        <w:del w:id="409" w:author="王雅洁" w:date="2019-11-08T18:29:00Z">
          <w:r>
            <w:rPr>
              <w:rFonts w:hint="eastAsia" w:ascii="宋体" w:hAnsi="宋体" w:cs="宋体"/>
            </w:rPr>
            <w:delText>填报在</w:delText>
          </w:r>
        </w:del>
      </w:ins>
      <w:ins w:id="410" w:author="王瑾" w:date="2018-12-06T17:44:00Z">
        <w:del w:id="411" w:author="王雅洁" w:date="2019-11-08T18:29:00Z">
          <w:r>
            <w:rPr>
              <w:rFonts w:hint="eastAsia" w:ascii="宋体" w:hAnsi="宋体"/>
            </w:rPr>
            <w:delText>【隔夜到1个月】</w:delText>
          </w:r>
        </w:del>
      </w:ins>
      <w:ins w:id="412" w:author="王瑾" w:date="2018-12-06T17:44:00Z">
        <w:r>
          <w:rPr>
            <w:rFonts w:hint="eastAsia" w:ascii="宋体" w:hAnsi="宋体"/>
          </w:rPr>
          <w:t>内。</w:t>
        </w:r>
      </w:ins>
    </w:p>
    <w:p>
      <w:pPr>
        <w:spacing w:line="440" w:lineRule="exact"/>
        <w:ind w:firstLine="422" w:firstLineChars="200"/>
        <w:rPr>
          <w:rFonts w:ascii="宋体" w:cs="Times New Roman"/>
        </w:rPr>
      </w:pPr>
      <w:ins w:id="413" w:author="王雅洁" w:date="2018-12-06T18:47:00Z">
        <w:r>
          <w:rPr>
            <w:rFonts w:ascii="宋体" w:hAnsi="宋体" w:cs="宋体"/>
            <w:b/>
            <w:bCs/>
          </w:rPr>
          <w:t>[2.2</w:t>
        </w:r>
      </w:ins>
      <w:ins w:id="414" w:author="王雅洁" w:date="2018-12-06T18:47:00Z">
        <w:r>
          <w:rPr>
            <w:rFonts w:hint="eastAsia" w:ascii="宋体" w:hAnsi="宋体" w:cs="宋体"/>
            <w:b/>
            <w:bCs/>
          </w:rPr>
          <w:t>.1</w:t>
        </w:r>
      </w:ins>
      <w:ins w:id="415" w:author="王雅洁" w:date="2018-12-06T18:48:00Z">
        <w:r>
          <w:rPr>
            <w:rFonts w:hint="eastAsia" w:ascii="宋体" w:hAnsi="宋体" w:cs="宋体"/>
            <w:b/>
            <w:bCs/>
          </w:rPr>
          <w:t>核心</w:t>
        </w:r>
      </w:ins>
      <w:ins w:id="416" w:author="王雅洁" w:date="2018-12-06T18:47:00Z">
        <w:r>
          <w:rPr>
            <w:rFonts w:hint="eastAsia" w:ascii="宋体" w:hAnsi="宋体" w:cs="宋体"/>
            <w:b/>
            <w:bCs/>
          </w:rPr>
          <w:t>存款</w:t>
        </w:r>
      </w:ins>
      <w:ins w:id="417" w:author="王雅洁" w:date="2018-12-06T18:47:00Z">
        <w:r>
          <w:rPr>
            <w:rFonts w:ascii="宋体" w:hAnsi="宋体" w:cs="宋体"/>
            <w:b/>
            <w:bCs/>
          </w:rPr>
          <w:t>]</w:t>
        </w:r>
      </w:ins>
      <w:ins w:id="418" w:author="王雅洁" w:date="2018-12-06T18:48:00Z">
        <w:r>
          <w:rPr>
            <w:rFonts w:hint="eastAsia" w:ascii="宋体" w:hAnsi="宋体" w:cs="宋体"/>
            <w:b/>
            <w:bCs/>
          </w:rPr>
          <w:t>:</w:t>
        </w:r>
      </w:ins>
      <w:ins w:id="419" w:author="王雅洁" w:date="2018-12-06T18:48:00Z">
        <w:r>
          <w:rPr>
            <w:rFonts w:hint="eastAsia" w:ascii="宋体" w:hAnsi="宋体" w:cs="宋体"/>
            <w:bCs/>
          </w:rPr>
          <w:t>暂不填报。</w:t>
        </w:r>
      </w:ins>
    </w:p>
    <w:p>
      <w:pPr>
        <w:spacing w:line="440" w:lineRule="exact"/>
        <w:ind w:firstLine="422" w:firstLineChars="200"/>
        <w:rPr>
          <w:rFonts w:ascii="宋体" w:cs="Times New Roman"/>
        </w:rPr>
      </w:pPr>
      <w:r>
        <w:rPr>
          <w:rFonts w:ascii="宋体" w:hAnsi="宋体" w:cs="宋体"/>
          <w:b/>
          <w:bCs/>
        </w:rPr>
        <w:t>[2</w:t>
      </w:r>
      <w:r>
        <w:rPr>
          <w:rFonts w:ascii="宋体" w:cs="宋体"/>
          <w:b/>
          <w:bCs/>
        </w:rPr>
        <w:t>.</w:t>
      </w:r>
      <w:r>
        <w:rPr>
          <w:rFonts w:ascii="宋体" w:hAnsi="宋体" w:cs="宋体"/>
          <w:b/>
          <w:bCs/>
        </w:rPr>
        <w:t>3</w:t>
      </w:r>
      <w:r>
        <w:rPr>
          <w:rFonts w:hint="eastAsia" w:ascii="宋体" w:hAnsi="宋体" w:cs="宋体"/>
          <w:b/>
          <w:bCs/>
        </w:rPr>
        <w:t>可提前支取的定期零售类存款</w:t>
      </w:r>
      <w:r>
        <w:rPr>
          <w:rFonts w:ascii="宋体" w:hAnsi="宋体" w:cs="宋体"/>
          <w:b/>
          <w:bCs/>
        </w:rPr>
        <w:t>]</w:t>
      </w:r>
      <w:r>
        <w:rPr>
          <w:rFonts w:hint="eastAsia" w:ascii="宋体" w:hAnsi="宋体" w:cs="宋体"/>
          <w:b/>
          <w:bCs/>
        </w:rPr>
        <w:t>：</w:t>
      </w:r>
      <w:ins w:id="420" w:author="王雅洁" w:date="2019-11-08T17:39:00Z">
        <w:r>
          <w:rPr>
            <w:rFonts w:hint="eastAsia" w:ascii="宋体" w:hAnsi="宋体"/>
            <w:color w:val="000000"/>
          </w:rPr>
          <w:t>指存款人</w:t>
        </w:r>
      </w:ins>
      <w:ins w:id="421" w:author="王雅洁" w:date="2019-11-08T17:39:00Z">
        <w:r>
          <w:rPr>
            <w:rFonts w:ascii="宋体" w:hAnsi="宋体"/>
            <w:color w:val="000000"/>
          </w:rPr>
          <w:t>具有提前</w:t>
        </w:r>
      </w:ins>
      <w:ins w:id="422" w:author="王雅洁" w:date="2019-11-08T17:39:00Z">
        <w:r>
          <w:rPr>
            <w:rFonts w:hint="eastAsia" w:ascii="宋体" w:hAnsi="宋体"/>
            <w:color w:val="000000"/>
          </w:rPr>
          <w:t>支取</w:t>
        </w:r>
      </w:ins>
      <w:ins w:id="423" w:author="王雅洁" w:date="2019-11-08T17:39:00Z">
        <w:r>
          <w:rPr>
            <w:rFonts w:ascii="宋体" w:hAnsi="宋体"/>
            <w:color w:val="000000"/>
          </w:rPr>
          <w:t>权</w:t>
        </w:r>
      </w:ins>
      <w:ins w:id="424" w:author="王雅洁" w:date="2019-11-08T17:39:00Z">
        <w:r>
          <w:rPr>
            <w:rFonts w:hint="eastAsia" w:ascii="宋体" w:hAnsi="宋体"/>
            <w:color w:val="000000"/>
          </w:rPr>
          <w:t>，且提前支取无需</w:t>
        </w:r>
      </w:ins>
      <w:ins w:id="425" w:author="王雅洁" w:date="2019-11-08T17:39:00Z">
        <w:r>
          <w:rPr>
            <w:rFonts w:ascii="宋体" w:hAnsi="宋体"/>
            <w:color w:val="000000"/>
          </w:rPr>
          <w:t>罚息，</w:t>
        </w:r>
      </w:ins>
      <w:ins w:id="426" w:author="王雅洁" w:date="2019-11-08T17:39:00Z">
        <w:r>
          <w:rPr>
            <w:rFonts w:hint="eastAsia" w:ascii="宋体" w:hAnsi="宋体"/>
            <w:color w:val="000000"/>
          </w:rPr>
          <w:t>或罚息不能弥补银行净利息收入和经济价值损失的零售类</w:t>
        </w:r>
      </w:ins>
      <w:ins w:id="427" w:author="王雅洁" w:date="2019-11-08T17:39:00Z">
        <w:r>
          <w:rPr>
            <w:rFonts w:hint="eastAsia" w:ascii="宋体" w:hAnsi="宋体" w:cs="宋体"/>
            <w:color w:val="000000"/>
          </w:rPr>
          <w:t>定期</w:t>
        </w:r>
      </w:ins>
      <w:ins w:id="428" w:author="王雅洁" w:date="2019-11-08T17:39:00Z">
        <w:r>
          <w:rPr>
            <w:rFonts w:hint="eastAsia" w:ascii="宋体" w:hAnsi="宋体"/>
            <w:color w:val="000000"/>
          </w:rPr>
          <w:t>存款。</w:t>
        </w:r>
      </w:ins>
      <w:del w:id="429" w:author="王雅洁" w:date="2019-11-08T17:39:00Z">
        <w:r>
          <w:rPr>
            <w:rFonts w:hint="eastAsia" w:ascii="宋体" w:hAnsi="宋体" w:cs="宋体"/>
          </w:rPr>
          <w:delText>指存款人具有提前支取权，</w:delText>
        </w:r>
      </w:del>
      <w:ins w:id="430" w:author="王瑾" w:date="2018-11-14T20:42:00Z">
        <w:del w:id="431" w:author="王雅洁" w:date="2019-11-08T17:39:00Z">
          <w:r>
            <w:rPr>
              <w:rFonts w:hint="eastAsia" w:ascii="宋体" w:hAnsi="宋体" w:cs="宋体"/>
            </w:rPr>
            <w:delText>且</w:delText>
          </w:r>
        </w:del>
      </w:ins>
      <w:del w:id="432" w:author="王雅洁" w:date="2019-11-08T17:39:00Z">
        <w:r>
          <w:rPr>
            <w:rFonts w:hint="eastAsia" w:ascii="宋体" w:hAnsi="宋体" w:cs="宋体"/>
          </w:rPr>
          <w:delText>或提前支取</w:delText>
        </w:r>
      </w:del>
      <w:ins w:id="433" w:author="王瑾" w:date="2018-11-14T20:43:00Z">
        <w:del w:id="434" w:author="王雅洁" w:date="2019-11-08T17:39:00Z">
          <w:r>
            <w:rPr>
              <w:rFonts w:hint="eastAsia" w:ascii="宋体" w:hAnsi="宋体" w:cs="宋体"/>
            </w:rPr>
            <w:delText>无需罚息，或</w:delText>
          </w:r>
        </w:del>
      </w:ins>
      <w:del w:id="435" w:author="王雅洁" w:date="2019-11-08T17:39:00Z">
        <w:r>
          <w:rPr>
            <w:rFonts w:hint="eastAsia" w:ascii="宋体" w:hAnsi="宋体" w:cs="宋体"/>
          </w:rPr>
          <w:delText>的罚息</w:delText>
        </w:r>
      </w:del>
      <w:ins w:id="436" w:author="王瑾" w:date="2018-11-14T20:43:00Z">
        <w:del w:id="437" w:author="王雅洁" w:date="2019-11-08T17:39:00Z">
          <w:r>
            <w:rPr>
              <w:rFonts w:hint="eastAsia" w:ascii="宋体" w:hAnsi="宋体" w:cs="宋体"/>
            </w:rPr>
            <w:delText>不能</w:delText>
          </w:r>
        </w:del>
      </w:ins>
      <w:del w:id="438" w:author="王雅洁" w:date="2019-11-08T17:39:00Z">
        <w:r>
          <w:rPr>
            <w:rFonts w:hint="eastAsia" w:ascii="宋体" w:hAnsi="宋体" w:cs="宋体"/>
          </w:rPr>
          <w:delText>无法弥补银行利息和经济价值损失的</w:delText>
        </w:r>
      </w:del>
      <w:ins w:id="439" w:author="王瑾" w:date="2018-11-14T20:43:00Z">
        <w:del w:id="440" w:author="王雅洁" w:date="2019-11-08T17:39:00Z">
          <w:r>
            <w:rPr>
              <w:rFonts w:hint="eastAsia" w:ascii="宋体" w:hAnsi="宋体" w:cs="宋体"/>
            </w:rPr>
            <w:delText>定期</w:delText>
          </w:r>
        </w:del>
      </w:ins>
      <w:del w:id="441" w:author="王雅洁" w:date="2019-11-08T17:39:00Z">
        <w:r>
          <w:rPr>
            <w:rFonts w:hint="eastAsia" w:ascii="宋体" w:hAnsi="宋体" w:cs="宋体"/>
          </w:rPr>
          <w:delText>零售类存款。</w:delText>
        </w:r>
      </w:del>
      <w:r>
        <w:rPr>
          <w:rFonts w:hint="eastAsia" w:ascii="宋体" w:hAnsi="宋体" w:cs="宋体"/>
        </w:rPr>
        <w:t>零售类存款</w:t>
      </w:r>
      <w:del w:id="442" w:author="王雅洁" w:date="2019-11-08T17:39:00Z">
        <w:r>
          <w:rPr>
            <w:rFonts w:hint="eastAsia" w:ascii="宋体" w:hAnsi="宋体" w:cs="宋体"/>
          </w:rPr>
          <w:delText>包括自然人存款和小企业存款，小企业</w:delText>
        </w:r>
      </w:del>
      <w:r>
        <w:rPr>
          <w:rFonts w:hint="eastAsia" w:ascii="宋体" w:hAnsi="宋体" w:cs="宋体"/>
        </w:rPr>
        <w:t>定义同</w:t>
      </w:r>
      <w:r>
        <w:rPr>
          <w:rFonts w:ascii="宋体" w:hAnsi="宋体" w:cs="宋体"/>
          <w:bCs/>
        </w:rPr>
        <w:t>[1.2</w:t>
      </w:r>
      <w:del w:id="443" w:author="王雅洁" w:date="2018-12-06T15:28:00Z">
        <w:r>
          <w:rPr>
            <w:rFonts w:hint="eastAsia" w:ascii="宋体" w:hAnsi="宋体" w:cs="宋体"/>
            <w:bCs/>
          </w:rPr>
          <w:delText>具备提前还款权的固定利率零售类贷款</w:delText>
        </w:r>
      </w:del>
      <w:r>
        <w:rPr>
          <w:rFonts w:ascii="宋体" w:hAnsi="宋体" w:cs="宋体"/>
          <w:bCs/>
        </w:rPr>
        <w:t>]</w:t>
      </w:r>
      <w:r>
        <w:rPr>
          <w:rFonts w:hint="eastAsia" w:ascii="宋体" w:hAnsi="宋体" w:cs="宋体"/>
          <w:bCs/>
        </w:rPr>
        <w:t>。</w:t>
      </w:r>
      <w:r>
        <w:rPr>
          <w:rFonts w:hint="eastAsia" w:ascii="宋体" w:hAnsi="宋体" w:cs="宋体"/>
        </w:rPr>
        <w:t>填报时按合同约定本金和利息现金流填报至各时间区间。</w:t>
      </w:r>
    </w:p>
    <w:p>
      <w:pPr>
        <w:spacing w:line="440" w:lineRule="exact"/>
        <w:ind w:firstLine="422" w:firstLineChars="200"/>
        <w:rPr>
          <w:rFonts w:ascii="宋体" w:cs="Times New Roman"/>
        </w:rPr>
      </w:pPr>
      <w:r>
        <w:rPr>
          <w:rFonts w:ascii="宋体" w:hAnsi="宋体" w:cs="宋体"/>
          <w:b/>
          <w:bCs/>
        </w:rPr>
        <w:t>[2</w:t>
      </w:r>
      <w:r>
        <w:rPr>
          <w:rFonts w:ascii="宋体" w:cs="宋体"/>
          <w:b/>
          <w:bCs/>
        </w:rPr>
        <w:t>.</w:t>
      </w:r>
      <w:r>
        <w:rPr>
          <w:rFonts w:ascii="宋体" w:hAnsi="宋体" w:cs="宋体"/>
          <w:b/>
          <w:bCs/>
        </w:rPr>
        <w:t>4</w:t>
      </w:r>
      <w:r>
        <w:rPr>
          <w:rFonts w:hint="eastAsia" w:ascii="宋体" w:hAnsi="宋体" w:cs="宋体"/>
          <w:b/>
          <w:bCs/>
        </w:rPr>
        <w:t>可提前支取的定期批发类存款</w:t>
      </w:r>
      <w:r>
        <w:rPr>
          <w:rFonts w:ascii="宋体" w:hAnsi="宋体" w:cs="宋体"/>
          <w:b/>
          <w:bCs/>
        </w:rPr>
        <w:t>]:</w:t>
      </w:r>
      <w:ins w:id="444" w:author="王雅洁" w:date="2019-11-08T17:39:00Z">
        <w:r>
          <w:rPr>
            <w:rFonts w:hint="eastAsia" w:ascii="宋体" w:hAnsi="宋体"/>
            <w:color w:val="000000"/>
          </w:rPr>
          <w:t xml:space="preserve"> 指</w:t>
        </w:r>
      </w:ins>
      <w:ins w:id="445" w:author="王雅洁" w:date="2019-11-08T17:39:00Z">
        <w:r>
          <w:rPr>
            <w:rFonts w:hint="eastAsia" w:ascii="宋体" w:hAnsi="宋体" w:cs="宋体"/>
            <w:color w:val="000000"/>
          </w:rPr>
          <w:t>存款人</w:t>
        </w:r>
      </w:ins>
      <w:ins w:id="446" w:author="王雅洁" w:date="2019-11-08T17:39:00Z">
        <w:r>
          <w:rPr>
            <w:rFonts w:hint="eastAsia" w:ascii="宋体" w:hAnsi="宋体"/>
          </w:rPr>
          <w:t>具有提前支取权，</w:t>
        </w:r>
      </w:ins>
      <w:ins w:id="447" w:author="王雅洁" w:date="2019-11-08T17:39:00Z">
        <w:r>
          <w:rPr>
            <w:rFonts w:hint="eastAsia" w:ascii="宋体" w:hAnsi="宋体" w:cs="宋体"/>
          </w:rPr>
          <w:t>且提前支取无需罚息，</w:t>
        </w:r>
      </w:ins>
      <w:ins w:id="448" w:author="王雅洁" w:date="2019-11-08T17:39:00Z">
        <w:r>
          <w:rPr>
            <w:rFonts w:hint="eastAsia" w:ascii="宋体" w:hAnsi="宋体"/>
          </w:rPr>
          <w:t>或罚息不能弥补银行净利息收入和经济价值损失的</w:t>
        </w:r>
      </w:ins>
      <w:ins w:id="449" w:author="王雅洁" w:date="2019-11-08T17:39:00Z">
        <w:r>
          <w:rPr>
            <w:rFonts w:hint="eastAsia" w:ascii="宋体" w:hAnsi="宋体" w:cs="宋体"/>
          </w:rPr>
          <w:t>非零售类定期</w:t>
        </w:r>
      </w:ins>
      <w:ins w:id="450" w:author="王雅洁" w:date="2019-11-08T17:39:00Z">
        <w:r>
          <w:rPr>
            <w:rFonts w:hint="eastAsia" w:ascii="宋体" w:hAnsi="宋体"/>
          </w:rPr>
          <w:t>存款。</w:t>
        </w:r>
      </w:ins>
      <w:del w:id="451" w:author="王雅洁" w:date="2019-11-08T17:39:00Z">
        <w:r>
          <w:rPr>
            <w:rFonts w:hint="eastAsia" w:ascii="宋体" w:hAnsi="宋体" w:cs="宋体"/>
            <w:color w:val="000000"/>
          </w:rPr>
          <w:delText>指</w:delText>
        </w:r>
      </w:del>
      <w:ins w:id="452" w:author="王瑾" w:date="2018-11-14T20:44:00Z">
        <w:del w:id="453" w:author="王雅洁" w:date="2019-11-08T17:39:00Z">
          <w:r>
            <w:rPr>
              <w:rFonts w:hint="eastAsia" w:ascii="宋体" w:hAnsi="宋体" w:cs="宋体"/>
              <w:color w:val="000000"/>
            </w:rPr>
            <w:delText>存款人</w:delText>
          </w:r>
        </w:del>
      </w:ins>
      <w:del w:id="454" w:author="王雅洁" w:date="2019-11-08T17:39:00Z">
        <w:r>
          <w:rPr>
            <w:rFonts w:hint="eastAsia" w:ascii="宋体" w:hAnsi="宋体" w:cs="宋体"/>
          </w:rPr>
          <w:delText>具备</w:delText>
        </w:r>
      </w:del>
      <w:ins w:id="455" w:author="王瑾" w:date="2018-11-14T20:44:00Z">
        <w:del w:id="456" w:author="王雅洁" w:date="2019-11-08T17:39:00Z">
          <w:r>
            <w:rPr>
              <w:rFonts w:hint="eastAsia" w:ascii="宋体" w:hAnsi="宋体" w:cs="宋体"/>
            </w:rPr>
            <w:delText>有</w:delText>
          </w:r>
        </w:del>
      </w:ins>
      <w:del w:id="457" w:author="王雅洁" w:date="2019-11-08T17:39:00Z">
        <w:r>
          <w:rPr>
            <w:rFonts w:hint="eastAsia" w:ascii="宋体" w:hAnsi="宋体" w:cs="宋体"/>
          </w:rPr>
          <w:delText>提前支取权，</w:delText>
        </w:r>
      </w:del>
      <w:ins w:id="458" w:author="王瑾" w:date="2018-11-14T20:44:00Z">
        <w:del w:id="459" w:author="王雅洁" w:date="2019-11-08T17:39:00Z">
          <w:r>
            <w:rPr>
              <w:rFonts w:hint="eastAsia" w:ascii="宋体" w:hAnsi="宋体" w:cs="宋体"/>
            </w:rPr>
            <w:delText>且提前支取无需罚息，</w:delText>
          </w:r>
        </w:del>
      </w:ins>
      <w:del w:id="460" w:author="王雅洁" w:date="2019-11-08T17:39:00Z">
        <w:r>
          <w:rPr>
            <w:rFonts w:hint="eastAsia" w:ascii="宋体" w:hAnsi="宋体" w:cs="宋体"/>
          </w:rPr>
          <w:delText>或提前支取的罚息</w:delText>
        </w:r>
      </w:del>
      <w:ins w:id="461" w:author="王瑾" w:date="2018-11-14T20:44:00Z">
        <w:del w:id="462" w:author="王雅洁" w:date="2019-11-08T17:39:00Z">
          <w:r>
            <w:rPr>
              <w:rFonts w:hint="eastAsia" w:ascii="宋体" w:hAnsi="宋体" w:cs="宋体"/>
            </w:rPr>
            <w:delText>不能</w:delText>
          </w:r>
        </w:del>
      </w:ins>
      <w:del w:id="463" w:author="王雅洁" w:date="2019-11-08T17:39:00Z">
        <w:r>
          <w:rPr>
            <w:rFonts w:hint="eastAsia" w:ascii="宋体" w:hAnsi="宋体" w:cs="宋体"/>
          </w:rPr>
          <w:delText>无法弥补银行利息和经济价值损失的</w:delText>
        </w:r>
      </w:del>
      <w:ins w:id="464" w:author="王瑾" w:date="2018-11-14T20:45:00Z">
        <w:del w:id="465" w:author="王雅洁" w:date="2019-11-08T17:39:00Z">
          <w:r>
            <w:rPr>
              <w:rFonts w:hint="eastAsia" w:ascii="宋体" w:hAnsi="宋体" w:cs="宋体"/>
            </w:rPr>
            <w:delText>定期非零售</w:delText>
          </w:r>
        </w:del>
      </w:ins>
      <w:del w:id="466" w:author="王雅洁" w:date="2019-11-08T17:39:00Z">
        <w:r>
          <w:rPr>
            <w:rFonts w:hint="eastAsia" w:ascii="宋体" w:hAnsi="宋体" w:cs="宋体"/>
          </w:rPr>
          <w:delText>批发类存款。填</w:delText>
        </w:r>
      </w:del>
      <w:r>
        <w:rPr>
          <w:rFonts w:hint="eastAsia" w:ascii="宋体" w:hAnsi="宋体" w:cs="宋体"/>
        </w:rPr>
        <w:t>报时按合同约定本金和利息现金流填报至各时间区间。</w:t>
      </w:r>
    </w:p>
    <w:p>
      <w:pPr>
        <w:spacing w:line="440" w:lineRule="exact"/>
        <w:ind w:firstLine="422" w:firstLineChars="200"/>
        <w:rPr>
          <w:del w:id="467" w:author="wang jessie" w:date="2019-10-28T18:59:00Z"/>
          <w:rFonts w:ascii="宋体" w:cs="Times New Roman"/>
        </w:rPr>
      </w:pPr>
      <w:del w:id="468" w:author="wang jessie" w:date="2019-10-28T18:59:00Z">
        <w:r>
          <w:rPr>
            <w:rFonts w:ascii="宋体" w:hAnsi="宋体" w:cs="宋体"/>
            <w:b/>
            <w:bCs/>
          </w:rPr>
          <w:delText>[2</w:delText>
        </w:r>
      </w:del>
      <w:del w:id="469" w:author="wang jessie" w:date="2019-10-28T18:59:00Z">
        <w:r>
          <w:rPr>
            <w:rFonts w:ascii="宋体" w:cs="宋体"/>
            <w:b/>
            <w:bCs/>
          </w:rPr>
          <w:delText>.</w:delText>
        </w:r>
      </w:del>
      <w:del w:id="470" w:author="wang jessie" w:date="2019-10-28T18:59:00Z">
        <w:r>
          <w:rPr>
            <w:rFonts w:ascii="宋体" w:hAnsi="宋体" w:cs="宋体"/>
            <w:b/>
            <w:bCs/>
          </w:rPr>
          <w:delText>5</w:delText>
        </w:r>
      </w:del>
      <w:del w:id="471" w:author="wang jessie" w:date="2019-10-28T18:59:00Z">
        <w:r>
          <w:rPr>
            <w:rFonts w:hint="eastAsia" w:ascii="宋体" w:hAnsi="宋体" w:cs="宋体"/>
            <w:b/>
            <w:bCs/>
          </w:rPr>
          <w:delText>其他利率敏感性负债</w:delText>
        </w:r>
      </w:del>
      <w:del w:id="472" w:author="wang jessie" w:date="2019-10-28T18:59:00Z">
        <w:r>
          <w:rPr>
            <w:rFonts w:ascii="宋体" w:hAnsi="宋体" w:cs="宋体"/>
            <w:b/>
            <w:bCs/>
          </w:rPr>
          <w:delText>]:</w:delText>
        </w:r>
      </w:del>
      <w:del w:id="473" w:author="wang jessie" w:date="2019-10-28T18:59:00Z">
        <w:r>
          <w:rPr>
            <w:rFonts w:hint="eastAsia" w:ascii="宋体" w:hAnsi="宋体" w:cs="宋体"/>
          </w:rPr>
          <w:delText>指未能归类在</w:delText>
        </w:r>
      </w:del>
      <w:del w:id="474" w:author="wang jessie" w:date="2019-10-28T18:59:00Z">
        <w:r>
          <w:rPr>
            <w:rFonts w:ascii="宋体" w:hAnsi="宋体" w:cs="宋体"/>
          </w:rPr>
          <w:delText>[2.1]</w:delText>
        </w:r>
      </w:del>
      <w:del w:id="475" w:author="wang jessie" w:date="2019-10-28T18:59:00Z">
        <w:r>
          <w:rPr>
            <w:rFonts w:hint="eastAsia" w:ascii="宋体" w:hAnsi="宋体" w:cs="宋体"/>
          </w:rPr>
          <w:delText>、</w:delText>
        </w:r>
      </w:del>
      <w:del w:id="476" w:author="wang jessie" w:date="2019-10-28T18:59:00Z">
        <w:r>
          <w:rPr>
            <w:rFonts w:ascii="宋体" w:hAnsi="宋体" w:cs="宋体"/>
          </w:rPr>
          <w:delText>[2.2]</w:delText>
        </w:r>
      </w:del>
      <w:del w:id="477" w:author="wang jessie" w:date="2019-10-28T18:59:00Z">
        <w:r>
          <w:rPr>
            <w:rFonts w:hint="eastAsia" w:ascii="宋体" w:hAnsi="宋体" w:cs="宋体"/>
          </w:rPr>
          <w:delText>、</w:delText>
        </w:r>
      </w:del>
      <w:del w:id="478" w:author="wang jessie" w:date="2019-10-28T18:59:00Z">
        <w:r>
          <w:rPr>
            <w:rFonts w:ascii="宋体" w:hAnsi="宋体" w:cs="宋体"/>
          </w:rPr>
          <w:delText>[2.3]</w:delText>
        </w:r>
      </w:del>
      <w:del w:id="479" w:author="wang jessie" w:date="2019-10-28T18:59:00Z">
        <w:r>
          <w:rPr>
            <w:rFonts w:hint="eastAsia" w:ascii="宋体" w:hAnsi="宋体" w:cs="宋体"/>
          </w:rPr>
          <w:delText>、</w:delText>
        </w:r>
      </w:del>
      <w:del w:id="480" w:author="wang jessie" w:date="2019-10-28T18:59:00Z">
        <w:r>
          <w:rPr>
            <w:rFonts w:ascii="宋体" w:hAnsi="宋体" w:cs="宋体"/>
          </w:rPr>
          <w:delText>[2.4]</w:delText>
        </w:r>
      </w:del>
      <w:del w:id="481" w:author="wang jessie" w:date="2019-10-28T18:59:00Z">
        <w:r>
          <w:rPr>
            <w:rFonts w:hint="eastAsia" w:ascii="宋体" w:hAnsi="宋体" w:cs="宋体"/>
          </w:rPr>
          <w:delText>的其他利率敏感性负债。</w:delText>
        </w:r>
      </w:del>
    </w:p>
    <w:p>
      <w:pPr>
        <w:spacing w:line="440" w:lineRule="exact"/>
        <w:ind w:firstLine="422" w:firstLineChars="200"/>
        <w:rPr>
          <w:rFonts w:ascii="宋体" w:cs="Times New Roman"/>
          <w:b/>
          <w:bCs/>
        </w:rPr>
      </w:pPr>
      <w:r>
        <w:rPr>
          <w:rFonts w:ascii="宋体" w:hAnsi="宋体" w:cs="宋体"/>
          <w:b/>
          <w:bCs/>
        </w:rPr>
        <w:t>[3.</w:t>
      </w:r>
      <w:r>
        <w:rPr>
          <w:rFonts w:hint="eastAsia" w:ascii="宋体" w:hAnsi="宋体" w:cs="宋体"/>
          <w:b/>
          <w:bCs/>
        </w:rPr>
        <w:t>衍生金融产品</w:t>
      </w:r>
      <w:r>
        <w:rPr>
          <w:rFonts w:ascii="宋体" w:hAnsi="宋体" w:cs="宋体"/>
          <w:b/>
          <w:bCs/>
        </w:rPr>
        <w:t>]</w:t>
      </w:r>
      <w:r>
        <w:rPr>
          <w:rFonts w:hint="eastAsia" w:ascii="宋体" w:hAnsi="宋体" w:cs="宋体"/>
          <w:b/>
          <w:bCs/>
        </w:rPr>
        <w:t>：</w:t>
      </w:r>
      <w:r>
        <w:rPr>
          <w:rFonts w:hint="eastAsia" w:ascii="宋体" w:hAnsi="宋体" w:cs="宋体"/>
        </w:rPr>
        <w:t>指填报机构持有的衍生</w:t>
      </w:r>
      <w:ins w:id="482" w:author="王瑾" w:date="2018-11-14T20:47:00Z">
        <w:r>
          <w:rPr>
            <w:rFonts w:hint="eastAsia" w:ascii="宋体" w:hAnsi="宋体" w:cs="宋体"/>
          </w:rPr>
          <w:t>金融</w:t>
        </w:r>
      </w:ins>
      <w:r>
        <w:rPr>
          <w:rFonts w:hint="eastAsia" w:ascii="宋体" w:hAnsi="宋体" w:cs="宋体"/>
        </w:rPr>
        <w:t>产品。</w:t>
      </w:r>
    </w:p>
    <w:p>
      <w:pPr>
        <w:spacing w:line="440" w:lineRule="exact"/>
        <w:ind w:firstLine="422" w:firstLineChars="200"/>
        <w:rPr>
          <w:rFonts w:ascii="宋体" w:cs="Times New Roman"/>
          <w:b/>
          <w:bCs/>
        </w:rPr>
      </w:pPr>
      <w:r>
        <w:rPr>
          <w:rFonts w:ascii="宋体" w:hAnsi="宋体" w:cs="宋体"/>
          <w:b/>
          <w:bCs/>
        </w:rPr>
        <w:t xml:space="preserve">[3.1 </w:t>
      </w:r>
      <w:r>
        <w:rPr>
          <w:rFonts w:hint="eastAsia" w:ascii="宋体" w:hAnsi="宋体" w:cs="宋体"/>
          <w:b/>
          <w:bCs/>
        </w:rPr>
        <w:t>远期合约</w:t>
      </w:r>
      <w:r>
        <w:rPr>
          <w:rFonts w:ascii="宋体" w:hAnsi="宋体" w:cs="宋体"/>
          <w:b/>
          <w:bCs/>
        </w:rPr>
        <w:t>]</w:t>
      </w:r>
    </w:p>
    <w:p>
      <w:pPr>
        <w:spacing w:line="440" w:lineRule="exact"/>
        <w:ind w:firstLine="420" w:firstLineChars="200"/>
        <w:rPr>
          <w:rFonts w:ascii="宋体" w:cs="Times New Roman"/>
        </w:rPr>
      </w:pPr>
      <w:r>
        <w:rPr>
          <w:rFonts w:ascii="宋体" w:hAnsi="宋体" w:cs="宋体"/>
        </w:rPr>
        <w:t xml:space="preserve">[3.1.1 </w:t>
      </w:r>
      <w:r>
        <w:rPr>
          <w:rFonts w:hint="eastAsia" w:ascii="宋体" w:hAnsi="宋体" w:cs="宋体"/>
        </w:rPr>
        <w:t>多头</w:t>
      </w:r>
      <w:r>
        <w:rPr>
          <w:rFonts w:ascii="宋体" w:hAnsi="宋体" w:cs="宋体"/>
        </w:rPr>
        <w:t>]</w:t>
      </w:r>
      <w:r>
        <w:rPr>
          <w:rFonts w:hint="eastAsia" w:ascii="宋体" w:hAnsi="宋体" w:cs="宋体"/>
        </w:rPr>
        <w:t>、</w:t>
      </w:r>
      <w:r>
        <w:rPr>
          <w:rFonts w:ascii="宋体" w:hAnsi="宋体" w:cs="宋体"/>
        </w:rPr>
        <w:t xml:space="preserve">[3.1.2 </w:t>
      </w:r>
      <w:r>
        <w:rPr>
          <w:rFonts w:hint="eastAsia" w:ascii="宋体" w:hAnsi="宋体" w:cs="宋体"/>
        </w:rPr>
        <w:t>空头</w:t>
      </w:r>
      <w:r>
        <w:rPr>
          <w:rFonts w:ascii="宋体" w:hAnsi="宋体" w:cs="宋体"/>
        </w:rPr>
        <w:t>]</w:t>
      </w:r>
      <w:r>
        <w:rPr>
          <w:rFonts w:hint="eastAsia" w:ascii="宋体" w:hAnsi="宋体" w:cs="宋体"/>
        </w:rPr>
        <w:t>：</w:t>
      </w:r>
      <w:ins w:id="483" w:author="wang jessie" w:date="2019-10-28T19:00:00Z">
        <w:r>
          <w:rPr>
            <w:rFonts w:hint="eastAsia" w:ascii="宋体" w:hAnsi="宋体"/>
          </w:rPr>
          <w:t>包括将在交易日后两个工作日内交割但尚未到交割日期的合约。填报机构应根据每份合约的剩余期限列入适当的时间段内。如一份5个月后的卖出人民币买入美元的远期合约，应分别填报在人民币报表的 [3.1.2空头]和美元报表的[3.1.1多头]。</w:t>
        </w:r>
      </w:ins>
      <w:del w:id="484" w:author="wang jessie" w:date="2019-10-28T19:00:00Z">
        <w:r>
          <w:rPr>
            <w:rFonts w:hint="eastAsia" w:ascii="宋体" w:hAnsi="宋体" w:cs="宋体"/>
          </w:rPr>
          <w:delText>包括将在交易日后两个工作日内交割但尚未到交割日期的合约。填报机构应根据每份合约的剩余期限列入适当的时间段内。如一份</w:delText>
        </w:r>
      </w:del>
      <w:del w:id="485" w:author="wang jessie" w:date="2019-10-28T19:00:00Z">
        <w:r>
          <w:rPr>
            <w:rFonts w:ascii="宋体" w:hAnsi="宋体" w:cs="宋体"/>
          </w:rPr>
          <w:delText>5</w:delText>
        </w:r>
      </w:del>
      <w:del w:id="486" w:author="wang jessie" w:date="2019-10-28T19:00:00Z">
        <w:r>
          <w:rPr>
            <w:rFonts w:hint="eastAsia" w:ascii="宋体" w:hAnsi="宋体" w:cs="宋体"/>
          </w:rPr>
          <w:delText>个月后的卖出人民币买入美元的远期合约，应分别填报在人民币报表的</w:delText>
        </w:r>
      </w:del>
      <w:del w:id="487" w:author="wang jessie" w:date="2019-10-28T19:00:00Z">
        <w:r>
          <w:rPr>
            <w:rFonts w:ascii="宋体" w:hAnsi="宋体" w:cs="宋体"/>
          </w:rPr>
          <w:delText xml:space="preserve"> [3.1.2</w:delText>
        </w:r>
      </w:del>
      <w:del w:id="488" w:author="wang jessie" w:date="2019-10-28T19:00:00Z">
        <w:r>
          <w:rPr>
            <w:rFonts w:hint="eastAsia" w:ascii="宋体" w:hAnsi="宋体" w:cs="宋体"/>
          </w:rPr>
          <w:delText>空头</w:delText>
        </w:r>
      </w:del>
      <w:del w:id="489" w:author="wang jessie" w:date="2019-10-28T19:00:00Z">
        <w:r>
          <w:rPr>
            <w:rFonts w:ascii="宋体" w:hAnsi="宋体" w:cs="宋体"/>
          </w:rPr>
          <w:delText>]</w:delText>
        </w:r>
      </w:del>
      <w:del w:id="490" w:author="wang jessie" w:date="2019-10-28T19:00:00Z">
        <w:r>
          <w:rPr>
            <w:rFonts w:hint="eastAsia" w:ascii="宋体" w:hAnsi="宋体" w:cs="宋体"/>
          </w:rPr>
          <w:delText>和美元报表的</w:delText>
        </w:r>
      </w:del>
      <w:del w:id="491" w:author="wang jessie" w:date="2019-10-28T19:00:00Z">
        <w:r>
          <w:rPr>
            <w:rFonts w:ascii="宋体" w:hAnsi="宋体" w:cs="宋体"/>
          </w:rPr>
          <w:delText>[3.1.1</w:delText>
        </w:r>
      </w:del>
      <w:del w:id="492" w:author="wang jessie" w:date="2019-10-28T19:00:00Z">
        <w:r>
          <w:rPr>
            <w:rFonts w:hint="eastAsia" w:ascii="宋体" w:hAnsi="宋体" w:cs="宋体"/>
          </w:rPr>
          <w:delText>多头</w:delText>
        </w:r>
      </w:del>
      <w:del w:id="493" w:author="wang jessie" w:date="2019-10-28T19:00:00Z">
        <w:r>
          <w:rPr>
            <w:rFonts w:ascii="宋体" w:hAnsi="宋体" w:cs="宋体"/>
          </w:rPr>
          <w:delText>]</w:delText>
        </w:r>
      </w:del>
      <w:del w:id="494" w:author="wang jessie" w:date="2019-10-28T19:00:00Z">
        <w:r>
          <w:rPr>
            <w:rFonts w:hint="eastAsia" w:ascii="宋体" w:hAnsi="宋体" w:cs="宋体"/>
          </w:rPr>
          <w:delText>。</w:delText>
        </w:r>
      </w:del>
    </w:p>
    <w:p>
      <w:pPr>
        <w:spacing w:line="440" w:lineRule="exact"/>
        <w:ind w:firstLine="422" w:firstLineChars="200"/>
        <w:rPr>
          <w:rFonts w:ascii="宋体" w:cs="Times New Roman"/>
          <w:b/>
          <w:bCs/>
        </w:rPr>
      </w:pPr>
      <w:r>
        <w:rPr>
          <w:rFonts w:ascii="宋体" w:hAnsi="宋体" w:cs="宋体"/>
          <w:b/>
          <w:bCs/>
        </w:rPr>
        <w:t>[3.2</w:t>
      </w:r>
      <w:r>
        <w:rPr>
          <w:rFonts w:hint="eastAsia" w:ascii="宋体" w:hAnsi="宋体" w:cs="宋体"/>
          <w:b/>
          <w:bCs/>
        </w:rPr>
        <w:t>期货合约</w:t>
      </w:r>
      <w:r>
        <w:rPr>
          <w:rFonts w:ascii="宋体" w:hAnsi="宋体" w:cs="宋体"/>
          <w:b/>
          <w:bCs/>
        </w:rPr>
        <w:t>]</w:t>
      </w:r>
    </w:p>
    <w:p>
      <w:pPr>
        <w:spacing w:line="440" w:lineRule="exact"/>
        <w:ind w:firstLine="420" w:firstLineChars="200"/>
        <w:rPr>
          <w:rFonts w:ascii="宋体" w:cs="Times New Roman"/>
        </w:rPr>
      </w:pPr>
      <w:r>
        <w:rPr>
          <w:rFonts w:ascii="宋体" w:hAnsi="宋体" w:cs="宋体"/>
        </w:rPr>
        <w:t>[3.2.1</w:t>
      </w:r>
      <w:r>
        <w:rPr>
          <w:rFonts w:hint="eastAsia" w:ascii="宋体" w:hAnsi="宋体" w:cs="宋体"/>
        </w:rPr>
        <w:t>多头</w:t>
      </w:r>
      <w:r>
        <w:rPr>
          <w:rFonts w:ascii="宋体" w:hAnsi="宋体" w:cs="宋体"/>
        </w:rPr>
        <w:t>]</w:t>
      </w:r>
      <w:r>
        <w:rPr>
          <w:rFonts w:hint="eastAsia" w:ascii="宋体" w:hAnsi="宋体" w:cs="宋体"/>
        </w:rPr>
        <w:t>、</w:t>
      </w:r>
      <w:r>
        <w:rPr>
          <w:rFonts w:ascii="宋体" w:hAnsi="宋体" w:cs="宋体"/>
        </w:rPr>
        <w:t>[3.2.2</w:t>
      </w:r>
      <w:r>
        <w:rPr>
          <w:rFonts w:hint="eastAsia" w:ascii="宋体" w:hAnsi="宋体" w:cs="宋体"/>
        </w:rPr>
        <w:t>空头</w:t>
      </w:r>
      <w:r>
        <w:rPr>
          <w:rFonts w:ascii="宋体" w:hAnsi="宋体" w:cs="宋体"/>
        </w:rPr>
        <w:t>]</w:t>
      </w:r>
      <w:r>
        <w:rPr>
          <w:rFonts w:hint="eastAsia" w:ascii="宋体" w:hAnsi="宋体" w:cs="宋体"/>
        </w:rPr>
        <w:t>：期货合约的期限是指交易日至交付或结算日的期间，再加上相关工具的有效期。如一份</w:t>
      </w:r>
      <w:r>
        <w:rPr>
          <w:rFonts w:ascii="宋体" w:hAnsi="宋体" w:cs="宋体"/>
        </w:rPr>
        <w:t>6</w:t>
      </w:r>
      <w:r>
        <w:rPr>
          <w:rFonts w:hint="eastAsia" w:ascii="宋体" w:hAnsi="宋体" w:cs="宋体"/>
        </w:rPr>
        <w:t>月份的</w:t>
      </w:r>
      <w:r>
        <w:rPr>
          <w:rFonts w:ascii="宋体" w:hAnsi="宋体" w:cs="宋体"/>
        </w:rPr>
        <w:t>3</w:t>
      </w:r>
      <w:r>
        <w:rPr>
          <w:rFonts w:hint="eastAsia" w:ascii="宋体" w:hAnsi="宋体" w:cs="宋体"/>
        </w:rPr>
        <w:t>个月期利率期货合约的多头合约，在</w:t>
      </w:r>
      <w:r>
        <w:rPr>
          <w:rFonts w:ascii="宋体" w:hAnsi="宋体" w:cs="宋体"/>
        </w:rPr>
        <w:t>4</w:t>
      </w:r>
      <w:r>
        <w:rPr>
          <w:rFonts w:hint="eastAsia" w:ascii="宋体" w:hAnsi="宋体" w:cs="宋体"/>
        </w:rPr>
        <w:t>月份时应填报为</w:t>
      </w:r>
      <w:r>
        <w:rPr>
          <w:rFonts w:ascii="宋体" w:hAnsi="宋体" w:cs="宋体"/>
        </w:rPr>
        <w:t>5</w:t>
      </w:r>
      <w:r>
        <w:rPr>
          <w:rFonts w:hint="eastAsia" w:ascii="宋体" w:hAnsi="宋体" w:cs="宋体"/>
        </w:rPr>
        <w:t>个月期的多头和</w:t>
      </w:r>
      <w:r>
        <w:rPr>
          <w:rFonts w:ascii="宋体" w:hAnsi="宋体" w:cs="宋体"/>
        </w:rPr>
        <w:t>2</w:t>
      </w:r>
      <w:r>
        <w:rPr>
          <w:rFonts w:hint="eastAsia" w:ascii="宋体" w:hAnsi="宋体" w:cs="宋体"/>
        </w:rPr>
        <w:t>个月期的空头。</w:t>
      </w:r>
    </w:p>
    <w:p>
      <w:pPr>
        <w:spacing w:line="440" w:lineRule="exact"/>
        <w:ind w:firstLine="422" w:firstLineChars="200"/>
        <w:rPr>
          <w:rFonts w:ascii="宋体" w:cs="Times New Roman"/>
          <w:b/>
          <w:bCs/>
        </w:rPr>
      </w:pPr>
      <w:r>
        <w:rPr>
          <w:rFonts w:ascii="宋体" w:hAnsi="宋体" w:cs="宋体"/>
          <w:b/>
          <w:bCs/>
        </w:rPr>
        <w:t>[3.3</w:t>
      </w:r>
      <w:r>
        <w:rPr>
          <w:rFonts w:hint="eastAsia" w:ascii="宋体" w:hAnsi="宋体" w:cs="宋体"/>
          <w:b/>
          <w:bCs/>
        </w:rPr>
        <w:t>掉期合约</w:t>
      </w:r>
      <w:r>
        <w:rPr>
          <w:rFonts w:ascii="宋体" w:hAnsi="宋体" w:cs="宋体"/>
          <w:b/>
          <w:bCs/>
        </w:rPr>
        <w:t>]</w:t>
      </w:r>
    </w:p>
    <w:p>
      <w:pPr>
        <w:spacing w:line="440" w:lineRule="exact"/>
        <w:ind w:firstLine="420" w:firstLineChars="200"/>
        <w:rPr>
          <w:rFonts w:ascii="宋体" w:cs="Times New Roman"/>
        </w:rPr>
      </w:pPr>
      <w:r>
        <w:rPr>
          <w:rFonts w:ascii="宋体" w:hAnsi="宋体" w:cs="宋体"/>
        </w:rPr>
        <w:t>[3.3.1</w:t>
      </w:r>
      <w:r>
        <w:rPr>
          <w:rFonts w:hint="eastAsia" w:ascii="宋体" w:hAnsi="宋体" w:cs="宋体"/>
        </w:rPr>
        <w:t>多头</w:t>
      </w:r>
      <w:r>
        <w:rPr>
          <w:rFonts w:ascii="宋体" w:hAnsi="宋体" w:cs="宋体"/>
        </w:rPr>
        <w:t>]</w:t>
      </w:r>
      <w:r>
        <w:rPr>
          <w:rFonts w:hint="eastAsia" w:ascii="宋体" w:hAnsi="宋体" w:cs="宋体"/>
        </w:rPr>
        <w:t>、</w:t>
      </w:r>
      <w:r>
        <w:rPr>
          <w:rFonts w:ascii="宋体" w:hAnsi="宋体" w:cs="宋体"/>
        </w:rPr>
        <w:t>[3.3.2</w:t>
      </w:r>
      <w:r>
        <w:rPr>
          <w:rFonts w:hint="eastAsia" w:ascii="宋体" w:hAnsi="宋体" w:cs="宋体"/>
        </w:rPr>
        <w:t>空头</w:t>
      </w:r>
      <w:r>
        <w:rPr>
          <w:rFonts w:ascii="宋体" w:hAnsi="宋体" w:cs="宋体"/>
        </w:rPr>
        <w:t>]</w:t>
      </w:r>
      <w:r>
        <w:rPr>
          <w:rFonts w:hint="eastAsia" w:ascii="宋体" w:hAnsi="宋体" w:cs="宋体"/>
        </w:rPr>
        <w:t>：指填报机构签订的按掉期合约的名义金额及方式收取和支付利息的合约，根据合约条款的不同，机构可按名义本金额收取固定利率的利息和支付浮动利率的利息，或按名义本金额支付固定利率的利息和收取浮动利率的利息。如机构根据一份利率掉期合约收取浮动利息及支付定息利息，则这份合约应分别填报为一笔期限相等于最近一个重定价日（可重新确定利率的时间）的浮息金融工具的多头，以及到期日为合约剩余期限的定息金融工具的空头，并根据其各自的期限列入适当的时间段内。</w:t>
      </w:r>
    </w:p>
    <w:p>
      <w:pPr>
        <w:spacing w:line="440" w:lineRule="exact"/>
        <w:ind w:firstLine="422" w:firstLineChars="200"/>
        <w:rPr>
          <w:rFonts w:ascii="宋体" w:cs="Times New Roman"/>
          <w:b/>
          <w:bCs/>
        </w:rPr>
      </w:pPr>
      <w:r>
        <w:rPr>
          <w:rFonts w:ascii="宋体" w:hAnsi="宋体" w:cs="宋体"/>
          <w:b/>
          <w:bCs/>
        </w:rPr>
        <w:t>[3.4</w:t>
      </w:r>
      <w:r>
        <w:rPr>
          <w:rFonts w:hint="eastAsia" w:ascii="宋体" w:hAnsi="宋体" w:cs="宋体"/>
          <w:b/>
          <w:bCs/>
        </w:rPr>
        <w:t>期权合约（非利率期权）</w:t>
      </w:r>
      <w:r>
        <w:rPr>
          <w:rFonts w:ascii="宋体" w:hAnsi="宋体" w:cs="宋体"/>
          <w:b/>
          <w:bCs/>
        </w:rPr>
        <w:t>]</w:t>
      </w:r>
    </w:p>
    <w:p>
      <w:pPr>
        <w:spacing w:line="440" w:lineRule="exact"/>
        <w:ind w:firstLine="420" w:firstLineChars="200"/>
        <w:rPr>
          <w:rFonts w:ascii="宋体" w:hAnsi="宋体" w:cs="宋体"/>
        </w:rPr>
      </w:pPr>
      <w:r>
        <w:rPr>
          <w:rFonts w:ascii="宋体" w:hAnsi="宋体" w:cs="宋体"/>
        </w:rPr>
        <w:t>[3.3.1</w:t>
      </w:r>
      <w:r>
        <w:rPr>
          <w:rFonts w:hint="eastAsia" w:ascii="宋体" w:hAnsi="宋体" w:cs="宋体"/>
        </w:rPr>
        <w:t>多头</w:t>
      </w:r>
      <w:r>
        <w:rPr>
          <w:rFonts w:ascii="宋体" w:hAnsi="宋体" w:cs="宋体"/>
        </w:rPr>
        <w:t>]</w:t>
      </w:r>
      <w:r>
        <w:rPr>
          <w:rFonts w:hint="eastAsia" w:ascii="宋体" w:hAnsi="宋体" w:cs="宋体"/>
        </w:rPr>
        <w:t>、</w:t>
      </w:r>
      <w:r>
        <w:rPr>
          <w:rFonts w:ascii="宋体" w:hAnsi="宋体" w:cs="宋体"/>
        </w:rPr>
        <w:t xml:space="preserve">[3.3.2 </w:t>
      </w:r>
      <w:r>
        <w:rPr>
          <w:rFonts w:hint="eastAsia" w:ascii="宋体" w:hAnsi="宋体" w:cs="宋体"/>
        </w:rPr>
        <w:t>空头</w:t>
      </w:r>
      <w:r>
        <w:rPr>
          <w:rFonts w:ascii="宋体" w:hAnsi="宋体" w:cs="宋体"/>
        </w:rPr>
        <w:t>]</w:t>
      </w:r>
      <w:r>
        <w:rPr>
          <w:rFonts w:hint="eastAsia" w:ascii="宋体" w:hAnsi="宋体" w:cs="宋体"/>
        </w:rPr>
        <w:t>：填报利率期权</w:t>
      </w:r>
      <w:ins w:id="495" w:author="王瑾" w:date="2018-11-14T20:50:00Z">
        <w:r>
          <w:rPr>
            <w:rFonts w:hint="eastAsia" w:ascii="宋体" w:hAnsi="宋体" w:cs="宋体"/>
          </w:rPr>
          <w:t>以外</w:t>
        </w:r>
      </w:ins>
      <w:r>
        <w:rPr>
          <w:rFonts w:hint="eastAsia" w:ascii="宋体" w:hAnsi="宋体" w:cs="宋体"/>
        </w:rPr>
        <w:t>的期权产品，</w:t>
      </w:r>
      <w:r>
        <w:rPr>
          <w:rFonts w:ascii="宋体" w:hAnsi="宋体" w:cs="宋体"/>
        </w:rPr>
        <w:t>如货币期权产品等。</w:t>
      </w:r>
      <w:r>
        <w:rPr>
          <w:rFonts w:hint="eastAsia" w:ascii="宋体" w:hAnsi="宋体" w:cs="宋体"/>
        </w:rPr>
        <w:t>填报时应使用这些合约的delta等值，其计算方法是以相关工具的本金值乘以delta值；如属债务工具期权，则以有关的债务工具的市值乘以delta值。（delta值应按照填报机构的专用期权计价模式计算。）</w:t>
      </w:r>
    </w:p>
    <w:p>
      <w:pPr>
        <w:spacing w:line="440" w:lineRule="exact"/>
        <w:ind w:firstLine="420" w:firstLineChars="200"/>
        <w:rPr>
          <w:rFonts w:ascii="宋体" w:hAnsi="宋体" w:cs="宋体"/>
        </w:rPr>
      </w:pPr>
      <w:r>
        <w:rPr>
          <w:rFonts w:hint="eastAsia" w:ascii="宋体" w:hAnsi="宋体" w:cs="宋体"/>
        </w:rPr>
        <w:t>把delta等值列入不同的时间段时，应如其它衍生产品交易业务一样，采用复式记录法。如购入一份6月份的3个月期看涨期权，该合约在4月份便应根据其delta等值，分别填报为5个月期的多头及2个月期的空头。同样地，看跌期权亦可相应列为2个月期的多头和5个月期的空头。</w:t>
      </w:r>
    </w:p>
    <w:p>
      <w:pPr>
        <w:spacing w:line="440" w:lineRule="exact"/>
        <w:ind w:firstLine="420" w:firstLineChars="200"/>
        <w:rPr>
          <w:rFonts w:ascii="宋体" w:cs="Times New Roman"/>
        </w:rPr>
      </w:pPr>
      <w:r>
        <w:rPr>
          <w:rFonts w:hint="eastAsia" w:ascii="宋体" w:hAnsi="宋体" w:cs="宋体"/>
        </w:rPr>
        <w:t>对于涉及外汇风险的期权（如货币期权），应按照合约行使日期在相应的时间段填报多头和空头的delta等值。应根据机构将要收到的货币填报多头，将要交付的货币填报空头。</w:t>
      </w:r>
    </w:p>
    <w:p>
      <w:pPr>
        <w:spacing w:line="440" w:lineRule="exact"/>
        <w:ind w:firstLine="422" w:firstLineChars="200"/>
        <w:rPr>
          <w:rFonts w:ascii="宋体" w:cs="Times New Roman"/>
          <w:b/>
          <w:bCs/>
        </w:rPr>
      </w:pPr>
      <w:r>
        <w:rPr>
          <w:rFonts w:ascii="宋体" w:hAnsi="宋体" w:cs="宋体"/>
          <w:b/>
          <w:bCs/>
        </w:rPr>
        <w:t>[3.5</w:t>
      </w:r>
      <w:r>
        <w:rPr>
          <w:rFonts w:hint="eastAsia" w:ascii="宋体" w:hAnsi="宋体" w:cs="宋体"/>
          <w:b/>
          <w:bCs/>
        </w:rPr>
        <w:t>其他合约</w:t>
      </w:r>
      <w:r>
        <w:rPr>
          <w:rFonts w:ascii="宋体" w:hAnsi="宋体" w:cs="宋体"/>
          <w:b/>
          <w:bCs/>
        </w:rPr>
        <w:t>]</w:t>
      </w:r>
    </w:p>
    <w:p>
      <w:pPr>
        <w:spacing w:line="440" w:lineRule="exact"/>
        <w:ind w:firstLine="420" w:firstLineChars="200"/>
        <w:rPr>
          <w:rFonts w:ascii="宋体" w:cs="Times New Roman"/>
        </w:rPr>
      </w:pPr>
      <w:r>
        <w:rPr>
          <w:rFonts w:ascii="宋体" w:hAnsi="宋体" w:cs="宋体"/>
        </w:rPr>
        <w:t>[3.5.1</w:t>
      </w:r>
      <w:r>
        <w:rPr>
          <w:rFonts w:hint="eastAsia" w:ascii="宋体" w:hAnsi="宋体" w:cs="宋体"/>
        </w:rPr>
        <w:t>多头</w:t>
      </w:r>
      <w:r>
        <w:rPr>
          <w:rFonts w:ascii="宋体" w:hAnsi="宋体" w:cs="宋体"/>
        </w:rPr>
        <w:t>]</w:t>
      </w:r>
      <w:r>
        <w:rPr>
          <w:rFonts w:hint="eastAsia" w:ascii="宋体" w:hAnsi="宋体" w:cs="宋体"/>
        </w:rPr>
        <w:t>、</w:t>
      </w:r>
      <w:r>
        <w:rPr>
          <w:rFonts w:ascii="宋体" w:hAnsi="宋体" w:cs="宋体"/>
        </w:rPr>
        <w:t xml:space="preserve">[3.5.2 </w:t>
      </w:r>
      <w:r>
        <w:rPr>
          <w:rFonts w:hint="eastAsia" w:ascii="宋体" w:hAnsi="宋体" w:cs="宋体"/>
        </w:rPr>
        <w:t>空头</w:t>
      </w:r>
      <w:r>
        <w:rPr>
          <w:rFonts w:ascii="宋体" w:hAnsi="宋体" w:cs="宋体"/>
        </w:rPr>
        <w:t>]</w:t>
      </w:r>
      <w:r>
        <w:rPr>
          <w:rFonts w:hint="eastAsia" w:ascii="宋体" w:hAnsi="宋体" w:cs="宋体"/>
        </w:rPr>
        <w:t>：填报其它衍生产品交易业务。例如，对于已达成但在报表日期并未实际执行的远期定息贷款或定息存款约定。应按远期贷款的到期日期填报为多头，按提取贷款时间填报为空头。对于远期存款，则方法相反。</w:t>
      </w:r>
    </w:p>
    <w:p>
      <w:pPr>
        <w:spacing w:line="440" w:lineRule="exact"/>
        <w:ind w:firstLine="422" w:firstLineChars="200"/>
        <w:rPr>
          <w:rFonts w:ascii="宋体" w:cs="Times New Roman"/>
          <w:b/>
          <w:bCs/>
        </w:rPr>
      </w:pPr>
      <w:r>
        <w:rPr>
          <w:rFonts w:ascii="宋体" w:hAnsi="宋体" w:cs="宋体"/>
          <w:b/>
          <w:bCs/>
        </w:rPr>
        <w:t>[4.</w:t>
      </w:r>
      <w:r>
        <w:rPr>
          <w:rFonts w:hint="eastAsia" w:ascii="宋体" w:hAnsi="宋体" w:cs="宋体"/>
          <w:b/>
          <w:bCs/>
        </w:rPr>
        <w:t>固定利率贷款承诺</w:t>
      </w:r>
      <w:r>
        <w:rPr>
          <w:rFonts w:ascii="宋体" w:hAnsi="宋体" w:cs="宋体"/>
          <w:b/>
          <w:bCs/>
        </w:rPr>
        <w:t>]</w:t>
      </w:r>
      <w:r>
        <w:rPr>
          <w:rFonts w:hint="eastAsia" w:ascii="宋体" w:hAnsi="宋体" w:cs="宋体"/>
          <w:b/>
          <w:bCs/>
        </w:rPr>
        <w:t>：</w:t>
      </w:r>
      <w:r>
        <w:rPr>
          <w:rFonts w:hint="eastAsia" w:ascii="宋体" w:hAnsi="宋体" w:cs="宋体"/>
        </w:rPr>
        <w:t>指银行</w:t>
      </w:r>
      <w:ins w:id="496" w:author="王瑾" w:date="2018-11-14T20:52:00Z">
        <w:r>
          <w:rPr>
            <w:rFonts w:hint="eastAsia" w:ascii="宋体" w:hAnsi="宋体" w:cs="宋体"/>
          </w:rPr>
          <w:t>对</w:t>
        </w:r>
      </w:ins>
      <w:r>
        <w:rPr>
          <w:rFonts w:hint="eastAsia" w:ascii="宋体" w:hAnsi="宋体" w:cs="宋体"/>
        </w:rPr>
        <w:t>借款人在一定时间内按照约定的固定利率获得贷款的表外贷款承诺。</w:t>
      </w:r>
    </w:p>
    <w:p>
      <w:pPr>
        <w:spacing w:line="440" w:lineRule="exact"/>
        <w:ind w:firstLine="422" w:firstLineChars="200"/>
        <w:rPr>
          <w:rFonts w:ascii="宋体" w:cs="Times New Roman"/>
        </w:rPr>
      </w:pPr>
      <w:r>
        <w:rPr>
          <w:rFonts w:ascii="宋体" w:hAnsi="宋体" w:cs="宋体"/>
          <w:b/>
          <w:bCs/>
        </w:rPr>
        <w:t>[5.</w:t>
      </w:r>
      <w:r>
        <w:rPr>
          <w:rFonts w:hint="eastAsia" w:ascii="宋体" w:hAnsi="宋体" w:cs="宋体"/>
          <w:b/>
          <w:bCs/>
        </w:rPr>
        <w:t>利率期权</w:t>
      </w:r>
      <w:r>
        <w:rPr>
          <w:rFonts w:ascii="宋体" w:hAnsi="宋体" w:cs="宋体"/>
          <w:b/>
          <w:bCs/>
        </w:rPr>
        <w:t>]</w:t>
      </w:r>
      <w:r>
        <w:rPr>
          <w:rFonts w:ascii="宋体" w:hAnsi="宋体" w:cs="宋体"/>
        </w:rPr>
        <w:t>:</w:t>
      </w:r>
      <w:r>
        <w:rPr>
          <w:rFonts w:hint="eastAsia" w:ascii="宋体" w:hAnsi="宋体" w:cs="宋体"/>
        </w:rPr>
        <w:t>填报利率期权合约</w:t>
      </w:r>
      <w:ins w:id="497" w:author="王雅洁" w:date="2018-12-06T16:19:00Z">
        <w:r>
          <w:rPr>
            <w:rFonts w:hint="eastAsia" w:ascii="宋体" w:hAnsi="宋体" w:cs="宋体"/>
          </w:rPr>
          <w:t>，</w:t>
        </w:r>
      </w:ins>
      <w:r>
        <w:rPr>
          <w:rFonts w:hint="eastAsia" w:ascii="宋体" w:hAnsi="宋体" w:cs="宋体"/>
        </w:rPr>
        <w:t>包含显性的和隐含的利率上限、利率下限、利率掉期期权等。</w:t>
      </w:r>
    </w:p>
    <w:p>
      <w:pPr>
        <w:spacing w:line="440" w:lineRule="exact"/>
        <w:ind w:firstLine="422" w:firstLineChars="200"/>
        <w:rPr>
          <w:ins w:id="498" w:author="王雅洁" w:date="2019-11-08T17:40:00Z"/>
          <w:rFonts w:ascii="宋体" w:hAnsi="宋体" w:cs="宋体"/>
        </w:rPr>
      </w:pPr>
      <w:r>
        <w:rPr>
          <w:rFonts w:ascii="宋体" w:hAnsi="宋体" w:cs="宋体"/>
          <w:b/>
          <w:bCs/>
        </w:rPr>
        <w:t>[6</w:t>
      </w:r>
      <w:r>
        <w:rPr>
          <w:rFonts w:ascii="宋体" w:cs="宋体"/>
          <w:b/>
          <w:bCs/>
        </w:rPr>
        <w:t>.</w:t>
      </w:r>
      <w:r>
        <w:rPr>
          <w:rFonts w:hint="eastAsia" w:ascii="宋体" w:hAnsi="宋体" w:cs="宋体"/>
          <w:b/>
          <w:bCs/>
        </w:rPr>
        <w:t>无风险收益率曲线</w:t>
      </w:r>
      <w:r>
        <w:rPr>
          <w:rFonts w:ascii="宋体" w:hAnsi="宋体" w:cs="宋体"/>
          <w:b/>
          <w:bCs/>
        </w:rPr>
        <w:t>]</w:t>
      </w:r>
      <w:r>
        <w:rPr>
          <w:rFonts w:ascii="宋体" w:hAnsi="宋体" w:cs="宋体"/>
        </w:rPr>
        <w:t>:</w:t>
      </w:r>
      <w:ins w:id="499" w:author="王雅洁" w:date="2018-12-06T16:29:00Z">
        <w:r>
          <w:rPr>
            <w:rFonts w:hint="eastAsia" w:ascii="宋体" w:hAnsi="宋体" w:cs="宋体"/>
          </w:rPr>
          <w:t xml:space="preserve"> </w:t>
        </w:r>
      </w:ins>
      <w:ins w:id="500" w:author="王雅洁" w:date="2019-11-08T17:40:00Z">
        <w:r>
          <w:rPr>
            <w:rFonts w:hint="eastAsia" w:ascii="宋体" w:hAnsi="宋体" w:cs="宋体"/>
          </w:rPr>
          <w:t>填报报表日当天各国央行公布的与</w:t>
        </w:r>
      </w:ins>
      <w:ins w:id="501" w:author="王雅洁" w:date="2019-11-08T17:40:00Z">
        <w:r>
          <w:rPr>
            <w:rFonts w:ascii="宋体" w:hAnsi="宋体" w:cs="宋体"/>
          </w:rPr>
          <w:t>报表时间区间中值（k</w:t>
        </w:r>
      </w:ins>
      <w:ins w:id="502" w:author="王雅洁" w:date="2019-11-08T17:40:00Z">
        <w:r>
          <w:rPr>
            <w:rFonts w:hint="eastAsia" w:ascii="宋体" w:hAnsi="宋体" w:cs="宋体"/>
          </w:rPr>
          <w:t>值</w:t>
        </w:r>
      </w:ins>
      <w:ins w:id="503" w:author="王雅洁" w:date="2019-11-08T17:40:00Z">
        <w:r>
          <w:rPr>
            <w:rFonts w:ascii="宋体" w:hAnsi="宋体" w:cs="宋体"/>
          </w:rPr>
          <w:t>）</w:t>
        </w:r>
      </w:ins>
      <w:ins w:id="504" w:author="王雅洁" w:date="2019-11-08T17:40:00Z">
        <w:r>
          <w:rPr>
            <w:rFonts w:hint="eastAsia" w:ascii="宋体" w:hAnsi="宋体" w:cs="宋体"/>
          </w:rPr>
          <w:t>期限一致的国债即期收益率，且</w:t>
        </w:r>
      </w:ins>
      <w:ins w:id="505" w:author="王雅洁" w:date="2019-11-08T17:40:00Z">
        <w:r>
          <w:rPr>
            <w:rFonts w:ascii="宋体" w:hAnsi="宋体" w:cs="宋体"/>
          </w:rPr>
          <w:t>应</w:t>
        </w:r>
      </w:ins>
      <w:ins w:id="506" w:author="王雅洁" w:date="2019-11-08T17:40:00Z">
        <w:r>
          <w:rPr>
            <w:rFonts w:hint="eastAsia" w:ascii="宋体" w:hAnsi="宋体" w:cs="宋体"/>
          </w:rPr>
          <w:t>转换</w:t>
        </w:r>
      </w:ins>
      <w:ins w:id="507" w:author="王雅洁" w:date="2019-11-08T17:40:00Z">
        <w:r>
          <w:rPr>
            <w:rFonts w:ascii="宋体" w:hAnsi="宋体" w:cs="宋体"/>
          </w:rPr>
          <w:t>为</w:t>
        </w:r>
      </w:ins>
      <w:ins w:id="508" w:author="王雅洁" w:date="2019-11-08T17:40:00Z">
        <w:r>
          <w:rPr>
            <w:rFonts w:hint="eastAsia" w:ascii="宋体" w:hAnsi="宋体" w:cs="宋体"/>
          </w:rPr>
          <w:t>连</w:t>
        </w:r>
      </w:ins>
      <w:ins w:id="509" w:author="王雅洁" w:date="2019-11-08T17:40:00Z">
        <w:r>
          <w:rPr>
            <w:rFonts w:ascii="宋体" w:hAnsi="宋体" w:cs="宋体"/>
          </w:rPr>
          <w:t>续复利</w:t>
        </w:r>
      </w:ins>
      <w:ins w:id="510" w:author="王雅洁" w:date="2019-11-08T17:40:00Z">
        <w:r>
          <w:rPr>
            <w:rFonts w:hint="eastAsia" w:ascii="宋体" w:hAnsi="宋体" w:cs="宋体"/>
          </w:rPr>
          <w:t>。如没有报表时间</w:t>
        </w:r>
      </w:ins>
      <w:ins w:id="511" w:author="王雅洁" w:date="2019-11-08T17:40:00Z">
        <w:r>
          <w:rPr>
            <w:rFonts w:ascii="宋体" w:hAnsi="宋体" w:cs="宋体"/>
          </w:rPr>
          <w:t>期限相同</w:t>
        </w:r>
      </w:ins>
      <w:ins w:id="512" w:author="王雅洁" w:date="2019-11-08T17:40:00Z">
        <w:r>
          <w:rPr>
            <w:rFonts w:hint="eastAsia" w:ascii="宋体" w:hAnsi="宋体" w:cs="宋体"/>
          </w:rPr>
          <w:t>的收益率，则应使用插值法进行计算。例如，人民币应使用中央国债登记结算有限责任公司公布的国债即期收益率，美元</w:t>
        </w:r>
      </w:ins>
      <w:ins w:id="513" w:author="王雅洁" w:date="2019-11-08T17:40:00Z">
        <w:r>
          <w:rPr>
            <w:rFonts w:ascii="宋体" w:hAnsi="宋体" w:cs="宋体"/>
          </w:rPr>
          <w:t>使用</w:t>
        </w:r>
      </w:ins>
      <w:ins w:id="514" w:author="王雅洁" w:date="2019-11-08T17:40:00Z">
        <w:r>
          <w:rPr>
            <w:rFonts w:hint="eastAsia" w:ascii="宋体" w:hAnsi="宋体" w:cs="宋体"/>
          </w:rPr>
          <w:t>美联储</w:t>
        </w:r>
      </w:ins>
      <w:ins w:id="515" w:author="王雅洁" w:date="2019-11-08T17:40:00Z">
        <w:r>
          <w:rPr>
            <w:rFonts w:ascii="宋体" w:hAnsi="宋体" w:cs="宋体"/>
          </w:rPr>
          <w:t>公布的美国国债</w:t>
        </w:r>
      </w:ins>
      <w:ins w:id="516" w:author="王雅洁" w:date="2019-11-08T17:40:00Z">
        <w:r>
          <w:rPr>
            <w:rFonts w:hint="eastAsia" w:ascii="宋体" w:hAnsi="宋体" w:cs="宋体"/>
          </w:rPr>
          <w:t>即期</w:t>
        </w:r>
      </w:ins>
      <w:ins w:id="517" w:author="王雅洁" w:date="2019-11-08T17:40:00Z">
        <w:r>
          <w:rPr>
            <w:rFonts w:ascii="宋体" w:hAnsi="宋体" w:cs="宋体"/>
          </w:rPr>
          <w:t>收益率，英镑使用英格兰银行公布的</w:t>
        </w:r>
      </w:ins>
      <w:ins w:id="518" w:author="王雅洁" w:date="2019-11-08T17:40:00Z">
        <w:r>
          <w:rPr>
            <w:rFonts w:hint="eastAsia" w:ascii="宋体" w:hAnsi="宋体" w:cs="宋体"/>
          </w:rPr>
          <w:t>英国国债即期</w:t>
        </w:r>
      </w:ins>
      <w:ins w:id="519" w:author="王雅洁" w:date="2019-11-08T17:40:00Z">
        <w:r>
          <w:rPr>
            <w:rFonts w:ascii="宋体" w:hAnsi="宋体" w:cs="宋体"/>
          </w:rPr>
          <w:t>收益率</w:t>
        </w:r>
      </w:ins>
      <w:ins w:id="520" w:author="王雅洁" w:date="2019-11-08T17:40:00Z">
        <w:r>
          <w:rPr>
            <w:rFonts w:hint="eastAsia" w:ascii="宋体" w:hAnsi="宋体" w:cs="宋体"/>
          </w:rPr>
          <w:t>等</w:t>
        </w:r>
      </w:ins>
      <w:ins w:id="521" w:author="王雅洁" w:date="2019-11-08T17:40:00Z">
        <w:r>
          <w:rPr>
            <w:rFonts w:ascii="宋体" w:hAnsi="宋体" w:cs="宋体"/>
          </w:rPr>
          <w:t>。</w:t>
        </w:r>
      </w:ins>
    </w:p>
    <w:p>
      <w:pPr>
        <w:spacing w:line="440" w:lineRule="exact"/>
        <w:ind w:firstLine="420" w:firstLineChars="200"/>
        <w:rPr>
          <w:del w:id="522" w:author="王雅洁" w:date="2019-11-08T17:40:00Z"/>
          <w:rFonts w:ascii="宋体" w:hAnsi="宋体" w:cs="宋体"/>
        </w:rPr>
      </w:pPr>
      <w:ins w:id="523" w:author="wang jessie" w:date="2019-10-28T19:04:00Z">
        <w:del w:id="524" w:author="王雅洁" w:date="2019-11-08T17:40:00Z">
          <w:r>
            <w:rPr>
              <w:rFonts w:hint="eastAsia" w:ascii="宋体" w:hAnsi="宋体" w:cs="宋体"/>
            </w:rPr>
            <w:delText>填报报表日当天各国央行公布的与</w:delText>
          </w:r>
        </w:del>
      </w:ins>
      <w:ins w:id="525" w:author="wang jessie" w:date="2019-10-28T19:04:00Z">
        <w:del w:id="526" w:author="王雅洁" w:date="2019-11-08T17:40:00Z">
          <w:r>
            <w:rPr>
              <w:rFonts w:ascii="宋体" w:hAnsi="宋体" w:cs="宋体"/>
            </w:rPr>
            <w:delText>报表时间区间中值（k</w:delText>
          </w:r>
        </w:del>
      </w:ins>
      <w:ins w:id="527" w:author="wang jessie" w:date="2019-10-28T19:04:00Z">
        <w:del w:id="528" w:author="王雅洁" w:date="2019-11-08T17:40:00Z">
          <w:r>
            <w:rPr>
              <w:rFonts w:hint="eastAsia" w:ascii="宋体" w:hAnsi="宋体" w:cs="宋体"/>
            </w:rPr>
            <w:delText>值</w:delText>
          </w:r>
        </w:del>
      </w:ins>
      <w:ins w:id="529" w:author="wang jessie" w:date="2019-10-28T19:04:00Z">
        <w:del w:id="530" w:author="王雅洁" w:date="2019-11-08T17:40:00Z">
          <w:r>
            <w:rPr>
              <w:rFonts w:ascii="宋体" w:hAnsi="宋体" w:cs="宋体"/>
            </w:rPr>
            <w:delText>）</w:delText>
          </w:r>
        </w:del>
      </w:ins>
      <w:ins w:id="531" w:author="wang jessie" w:date="2019-10-28T19:04:00Z">
        <w:del w:id="532" w:author="王雅洁" w:date="2019-11-08T17:40:00Z">
          <w:r>
            <w:rPr>
              <w:rFonts w:hint="eastAsia" w:ascii="宋体" w:hAnsi="宋体" w:cs="宋体"/>
            </w:rPr>
            <w:delText>期限一致的国债即期收益率，且</w:delText>
          </w:r>
        </w:del>
      </w:ins>
      <w:ins w:id="533" w:author="wang jessie" w:date="2019-10-28T19:04:00Z">
        <w:del w:id="534" w:author="王雅洁" w:date="2019-11-08T17:40:00Z">
          <w:r>
            <w:rPr>
              <w:rFonts w:ascii="宋体" w:hAnsi="宋体" w:cs="宋体"/>
            </w:rPr>
            <w:delText>应</w:delText>
          </w:r>
        </w:del>
      </w:ins>
      <w:ins w:id="535" w:author="wang jessie" w:date="2019-10-28T19:04:00Z">
        <w:del w:id="536" w:author="王雅洁" w:date="2019-11-08T17:40:00Z">
          <w:r>
            <w:rPr>
              <w:rFonts w:hint="eastAsia" w:ascii="宋体" w:hAnsi="宋体" w:cs="宋体"/>
            </w:rPr>
            <w:delText>转换</w:delText>
          </w:r>
        </w:del>
      </w:ins>
      <w:ins w:id="537" w:author="wang jessie" w:date="2019-10-28T19:04:00Z">
        <w:del w:id="538" w:author="王雅洁" w:date="2019-11-08T17:40:00Z">
          <w:r>
            <w:rPr>
              <w:rFonts w:ascii="宋体" w:hAnsi="宋体" w:cs="宋体"/>
            </w:rPr>
            <w:delText>为</w:delText>
          </w:r>
        </w:del>
      </w:ins>
      <w:ins w:id="539" w:author="wang jessie" w:date="2019-10-28T19:04:00Z">
        <w:del w:id="540" w:author="王雅洁" w:date="2019-11-08T17:40:00Z">
          <w:r>
            <w:rPr>
              <w:rFonts w:hint="eastAsia" w:ascii="宋体" w:hAnsi="宋体" w:cs="宋体"/>
            </w:rPr>
            <w:delText>连</w:delText>
          </w:r>
        </w:del>
      </w:ins>
      <w:ins w:id="541" w:author="wang jessie" w:date="2019-10-28T19:04:00Z">
        <w:del w:id="542" w:author="王雅洁" w:date="2019-11-08T17:40:00Z">
          <w:r>
            <w:rPr>
              <w:rFonts w:ascii="宋体" w:hAnsi="宋体" w:cs="宋体"/>
            </w:rPr>
            <w:delText>续复利</w:delText>
          </w:r>
        </w:del>
      </w:ins>
      <w:ins w:id="543" w:author="wang jessie" w:date="2019-10-28T19:04:00Z">
        <w:del w:id="544" w:author="王雅洁" w:date="2019-11-08T17:40:00Z">
          <w:r>
            <w:rPr>
              <w:rFonts w:hint="eastAsia" w:ascii="宋体" w:hAnsi="宋体" w:cs="宋体"/>
            </w:rPr>
            <w:delText>。如没有报表时间</w:delText>
          </w:r>
        </w:del>
      </w:ins>
      <w:ins w:id="545" w:author="wang jessie" w:date="2019-10-28T19:04:00Z">
        <w:del w:id="546" w:author="王雅洁" w:date="2019-11-08T17:40:00Z">
          <w:r>
            <w:rPr>
              <w:rFonts w:ascii="宋体" w:hAnsi="宋体" w:cs="宋体"/>
            </w:rPr>
            <w:delText>期限相同</w:delText>
          </w:r>
        </w:del>
      </w:ins>
      <w:ins w:id="547" w:author="wang jessie" w:date="2019-10-28T19:04:00Z">
        <w:del w:id="548" w:author="王雅洁" w:date="2019-11-08T17:40:00Z">
          <w:r>
            <w:rPr>
              <w:rFonts w:hint="eastAsia" w:ascii="宋体" w:hAnsi="宋体" w:cs="宋体"/>
            </w:rPr>
            <w:delText>的收益率，则应使用插值法进行计算。例如，人民币应使用中央国债登记结算有限责任公司公布的国债即期收益率，美元</w:delText>
          </w:r>
        </w:del>
      </w:ins>
      <w:ins w:id="549" w:author="wang jessie" w:date="2019-10-28T19:04:00Z">
        <w:del w:id="550" w:author="王雅洁" w:date="2019-11-08T17:40:00Z">
          <w:r>
            <w:rPr>
              <w:rFonts w:ascii="宋体" w:hAnsi="宋体" w:cs="宋体"/>
            </w:rPr>
            <w:delText>使用</w:delText>
          </w:r>
        </w:del>
      </w:ins>
      <w:ins w:id="551" w:author="wang jessie" w:date="2019-10-28T19:04:00Z">
        <w:del w:id="552" w:author="王雅洁" w:date="2019-11-08T17:40:00Z">
          <w:r>
            <w:rPr>
              <w:rFonts w:hint="eastAsia" w:ascii="宋体" w:hAnsi="宋体" w:cs="宋体"/>
            </w:rPr>
            <w:delText>美联储</w:delText>
          </w:r>
        </w:del>
      </w:ins>
      <w:ins w:id="553" w:author="wang jessie" w:date="2019-10-28T19:04:00Z">
        <w:del w:id="554" w:author="王雅洁" w:date="2019-11-08T17:40:00Z">
          <w:r>
            <w:rPr>
              <w:rFonts w:ascii="宋体" w:hAnsi="宋体" w:cs="宋体"/>
            </w:rPr>
            <w:delText>公布的美国国债</w:delText>
          </w:r>
        </w:del>
      </w:ins>
      <w:ins w:id="555" w:author="wang jessie" w:date="2019-10-28T19:04:00Z">
        <w:del w:id="556" w:author="王雅洁" w:date="2019-11-08T17:40:00Z">
          <w:r>
            <w:rPr>
              <w:rFonts w:hint="eastAsia" w:ascii="宋体" w:hAnsi="宋体" w:cs="宋体"/>
            </w:rPr>
            <w:delText>即期</w:delText>
          </w:r>
        </w:del>
      </w:ins>
      <w:ins w:id="557" w:author="wang jessie" w:date="2019-10-28T19:04:00Z">
        <w:del w:id="558" w:author="王雅洁" w:date="2019-11-08T17:40:00Z">
          <w:r>
            <w:rPr>
              <w:rFonts w:ascii="宋体" w:hAnsi="宋体" w:cs="宋体"/>
            </w:rPr>
            <w:delText>收益率，英镑使用英格兰银行公布的</w:delText>
          </w:r>
        </w:del>
      </w:ins>
      <w:ins w:id="559" w:author="wang jessie" w:date="2019-10-28T19:04:00Z">
        <w:del w:id="560" w:author="王雅洁" w:date="2019-11-08T17:40:00Z">
          <w:r>
            <w:rPr>
              <w:rFonts w:hint="eastAsia" w:ascii="宋体" w:hAnsi="宋体" w:cs="宋体"/>
            </w:rPr>
            <w:delText>英国国债即期</w:delText>
          </w:r>
        </w:del>
      </w:ins>
      <w:ins w:id="561" w:author="wang jessie" w:date="2019-10-28T19:04:00Z">
        <w:del w:id="562" w:author="王雅洁" w:date="2019-11-08T17:40:00Z">
          <w:r>
            <w:rPr>
              <w:rFonts w:ascii="宋体" w:hAnsi="宋体" w:cs="宋体"/>
            </w:rPr>
            <w:delText>收益率</w:delText>
          </w:r>
        </w:del>
      </w:ins>
      <w:ins w:id="563" w:author="wang jessie" w:date="2019-10-28T19:04:00Z">
        <w:del w:id="564" w:author="王雅洁" w:date="2019-11-08T17:40:00Z">
          <w:r>
            <w:rPr>
              <w:rFonts w:hint="eastAsia" w:ascii="宋体" w:hAnsi="宋体" w:cs="宋体"/>
            </w:rPr>
            <w:delText>等</w:delText>
          </w:r>
        </w:del>
      </w:ins>
      <w:ins w:id="565" w:author="wang jessie" w:date="2019-10-28T19:04:00Z">
        <w:del w:id="566" w:author="王雅洁" w:date="2019-11-08T17:40:00Z">
          <w:r>
            <w:rPr>
              <w:rFonts w:ascii="宋体" w:hAnsi="宋体" w:cs="宋体"/>
            </w:rPr>
            <w:delText>。</w:delText>
          </w:r>
        </w:del>
      </w:ins>
      <w:ins w:id="567" w:author="王雅洁" w:date="2018-12-06T16:29:00Z">
        <w:del w:id="568" w:author="王雅洁" w:date="2019-11-08T17:40:00Z">
          <w:r>
            <w:rPr>
              <w:rFonts w:hint="eastAsia" w:ascii="宋体" w:hAnsi="宋体" w:cs="宋体"/>
            </w:rPr>
            <w:delText>填报报表日当天各国央行公布的与</w:delText>
          </w:r>
        </w:del>
      </w:ins>
      <w:ins w:id="569" w:author="王雅洁" w:date="2018-12-06T16:29:00Z">
        <w:del w:id="570" w:author="王雅洁" w:date="2019-11-08T17:40:00Z">
          <w:r>
            <w:rPr>
              <w:rFonts w:ascii="宋体" w:hAnsi="宋体" w:cs="宋体"/>
            </w:rPr>
            <w:delText>报表时间区间中值（k</w:delText>
          </w:r>
        </w:del>
      </w:ins>
      <w:ins w:id="571" w:author="王雅洁" w:date="2018-12-06T16:29:00Z">
        <w:del w:id="572" w:author="王雅洁" w:date="2019-11-08T17:40:00Z">
          <w:r>
            <w:rPr>
              <w:rFonts w:hint="eastAsia" w:ascii="宋体" w:hAnsi="宋体" w:cs="宋体"/>
            </w:rPr>
            <w:delText>值</w:delText>
          </w:r>
        </w:del>
      </w:ins>
      <w:ins w:id="573" w:author="王雅洁" w:date="2018-12-06T16:29:00Z">
        <w:del w:id="574" w:author="王雅洁" w:date="2019-11-08T17:40:00Z">
          <w:r>
            <w:rPr>
              <w:rFonts w:ascii="宋体" w:hAnsi="宋体" w:cs="宋体"/>
            </w:rPr>
            <w:delText>）</w:delText>
          </w:r>
        </w:del>
      </w:ins>
      <w:ins w:id="575" w:author="王雅洁" w:date="2018-12-06T16:29:00Z">
        <w:del w:id="576" w:author="王雅洁" w:date="2019-11-08T17:40:00Z">
          <w:r>
            <w:rPr>
              <w:rFonts w:hint="eastAsia" w:ascii="宋体" w:hAnsi="宋体" w:cs="宋体"/>
            </w:rPr>
            <w:delText>期限一致的国债到期收益率，如没有报表时间</w:delText>
          </w:r>
        </w:del>
      </w:ins>
      <w:ins w:id="577" w:author="王雅洁" w:date="2018-12-06T16:29:00Z">
        <w:del w:id="578" w:author="王雅洁" w:date="2019-11-08T17:40:00Z">
          <w:r>
            <w:rPr>
              <w:rFonts w:ascii="宋体" w:hAnsi="宋体" w:cs="宋体"/>
            </w:rPr>
            <w:delText>期限相同</w:delText>
          </w:r>
        </w:del>
      </w:ins>
      <w:ins w:id="579" w:author="王雅洁" w:date="2018-12-06T16:29:00Z">
        <w:del w:id="580" w:author="王雅洁" w:date="2019-11-08T17:40:00Z">
          <w:r>
            <w:rPr>
              <w:rFonts w:hint="eastAsia" w:ascii="宋体" w:hAnsi="宋体" w:cs="宋体"/>
            </w:rPr>
            <w:delText>的收益率的，应使用插值法进行计算。</w:delText>
          </w:r>
        </w:del>
      </w:ins>
      <w:ins w:id="581" w:author="王瑾" w:date="2018-12-06T18:13:00Z">
        <w:del w:id="582" w:author="王雅洁" w:date="2019-11-08T17:40:00Z">
          <w:r>
            <w:rPr>
              <w:rFonts w:hint="eastAsia" w:ascii="宋体" w:hAnsi="宋体" w:cs="宋体"/>
            </w:rPr>
            <w:delText>例如</w:delText>
          </w:r>
        </w:del>
      </w:ins>
      <w:ins w:id="583" w:author="王雅洁" w:date="2018-12-06T16:29:00Z">
        <w:del w:id="584" w:author="王雅洁" w:date="2019-11-08T17:40:00Z">
          <w:r>
            <w:rPr>
              <w:rFonts w:hint="eastAsia" w:ascii="宋体" w:hAnsi="宋体" w:cs="宋体"/>
            </w:rPr>
            <w:delText>其中，人民币使用中央国债登记结算有限责任公司公布的国债到期收益率，美元</w:delText>
          </w:r>
        </w:del>
      </w:ins>
      <w:ins w:id="585" w:author="王雅洁" w:date="2018-12-06T16:29:00Z">
        <w:del w:id="586" w:author="王雅洁" w:date="2019-11-08T17:40:00Z">
          <w:r>
            <w:rPr>
              <w:rFonts w:ascii="宋体" w:hAnsi="宋体" w:cs="宋体"/>
            </w:rPr>
            <w:delText>使用</w:delText>
          </w:r>
        </w:del>
      </w:ins>
      <w:ins w:id="587" w:author="王雅洁" w:date="2018-12-06T16:29:00Z">
        <w:del w:id="588" w:author="王雅洁" w:date="2019-11-08T17:40:00Z">
          <w:r>
            <w:rPr>
              <w:rFonts w:hint="eastAsia" w:ascii="宋体" w:hAnsi="宋体" w:cs="宋体"/>
            </w:rPr>
            <w:delText>美联储</w:delText>
          </w:r>
        </w:del>
      </w:ins>
      <w:ins w:id="589" w:author="王雅洁" w:date="2018-12-06T16:29:00Z">
        <w:del w:id="590" w:author="王雅洁" w:date="2019-11-08T17:40:00Z">
          <w:r>
            <w:rPr>
              <w:rFonts w:ascii="宋体" w:hAnsi="宋体" w:cs="宋体"/>
            </w:rPr>
            <w:delText>公布的美国国债</w:delText>
          </w:r>
        </w:del>
      </w:ins>
      <w:ins w:id="591" w:author="王雅洁" w:date="2018-12-06T16:29:00Z">
        <w:del w:id="592" w:author="王雅洁" w:date="2019-11-08T17:40:00Z">
          <w:r>
            <w:rPr>
              <w:rFonts w:hint="eastAsia" w:ascii="宋体" w:hAnsi="宋体" w:cs="宋体"/>
            </w:rPr>
            <w:delText>到期</w:delText>
          </w:r>
        </w:del>
      </w:ins>
      <w:ins w:id="593" w:author="王雅洁" w:date="2018-12-06T16:29:00Z">
        <w:del w:id="594" w:author="王雅洁" w:date="2019-11-08T17:40:00Z">
          <w:r>
            <w:rPr>
              <w:rFonts w:ascii="宋体" w:hAnsi="宋体" w:cs="宋体"/>
            </w:rPr>
            <w:delText>收益率，英镑使用英格兰银行公布的</w:delText>
          </w:r>
        </w:del>
      </w:ins>
      <w:ins w:id="595" w:author="王雅洁" w:date="2018-12-06T16:29:00Z">
        <w:del w:id="596" w:author="王雅洁" w:date="2019-11-08T17:40:00Z">
          <w:r>
            <w:rPr>
              <w:rFonts w:hint="eastAsia" w:ascii="宋体" w:hAnsi="宋体" w:cs="宋体"/>
            </w:rPr>
            <w:delText>英国国债到期</w:delText>
          </w:r>
        </w:del>
      </w:ins>
      <w:ins w:id="597" w:author="王雅洁" w:date="2018-12-06T16:29:00Z">
        <w:del w:id="598" w:author="王雅洁" w:date="2019-11-08T17:40:00Z">
          <w:r>
            <w:rPr>
              <w:rFonts w:ascii="宋体" w:hAnsi="宋体" w:cs="宋体"/>
            </w:rPr>
            <w:delText>收益率</w:delText>
          </w:r>
        </w:del>
      </w:ins>
      <w:ins w:id="599" w:author="王瑾" w:date="2018-12-06T18:13:00Z">
        <w:del w:id="600" w:author="王雅洁" w:date="2019-11-08T17:40:00Z">
          <w:r>
            <w:rPr>
              <w:rFonts w:hint="eastAsia" w:ascii="宋体" w:hAnsi="宋体" w:cs="宋体"/>
            </w:rPr>
            <w:delText>等</w:delText>
          </w:r>
        </w:del>
      </w:ins>
      <w:ins w:id="601" w:author="王雅洁" w:date="2018-12-06T16:29:00Z">
        <w:del w:id="602" w:author="王雅洁" w:date="2019-11-08T17:40:00Z">
          <w:r>
            <w:rPr>
              <w:rFonts w:ascii="宋体" w:hAnsi="宋体" w:cs="宋体"/>
            </w:rPr>
            <w:delText>。</w:delText>
          </w:r>
        </w:del>
      </w:ins>
      <w:del w:id="603" w:author="王雅洁" w:date="2019-11-08T17:40:00Z">
        <w:r>
          <w:rPr>
            <w:rFonts w:hint="eastAsia" w:ascii="宋体" w:hAnsi="宋体" w:cs="宋体"/>
          </w:rPr>
          <w:delText>填报</w:delText>
        </w:r>
      </w:del>
      <w:ins w:id="604" w:author="王瑾" w:date="2018-11-14T20:53:00Z">
        <w:del w:id="605" w:author="王雅洁" w:date="2019-11-08T17:40:00Z">
          <w:r>
            <w:rPr>
              <w:rFonts w:hint="eastAsia" w:ascii="宋体" w:hAnsi="宋体" w:cs="宋体"/>
            </w:rPr>
            <w:delText>报表日当天</w:delText>
          </w:r>
        </w:del>
      </w:ins>
      <w:del w:id="606" w:author="王雅洁" w:date="2019-11-08T17:40:00Z">
        <w:r>
          <w:rPr>
            <w:rFonts w:hint="eastAsia" w:ascii="宋体" w:hAnsi="宋体" w:cs="宋体"/>
          </w:rPr>
          <w:delText>各国央行公布的报表日当天的各期限国债到期收益率，如没有与报表</w:delText>
        </w:r>
      </w:del>
      <w:ins w:id="607" w:author="cbrc" w:date="2018-12-05T22:58:00Z">
        <w:del w:id="608" w:author="王雅洁" w:date="2019-11-08T17:40:00Z">
          <w:r>
            <w:rPr>
              <w:rFonts w:hint="eastAsia" w:ascii="宋体" w:hAnsi="宋体" w:cs="宋体"/>
            </w:rPr>
            <w:delText>时间</w:delText>
          </w:r>
        </w:del>
      </w:ins>
      <w:ins w:id="609" w:author="cbrc" w:date="2018-12-05T22:58:00Z">
        <w:del w:id="610" w:author="王雅洁" w:date="2019-11-08T17:40:00Z">
          <w:r>
            <w:rPr>
              <w:rFonts w:ascii="宋体" w:hAnsi="宋体" w:cs="宋体"/>
            </w:rPr>
            <w:delText>期限相同</w:delText>
          </w:r>
        </w:del>
      </w:ins>
      <w:ins w:id="611" w:author="cbrc" w:date="2018-12-05T22:59:00Z">
        <w:del w:id="612" w:author="王雅洁" w:date="2019-11-08T17:40:00Z">
          <w:r>
            <w:rPr>
              <w:rFonts w:hint="eastAsia" w:ascii="宋体" w:hAnsi="宋体" w:cs="宋体"/>
            </w:rPr>
            <w:delText>的</w:delText>
          </w:r>
        </w:del>
      </w:ins>
      <w:del w:id="613" w:author="王雅洁" w:date="2019-11-08T17:40:00Z">
        <w:r>
          <w:rPr>
            <w:rFonts w:hint="eastAsia" w:ascii="宋体" w:hAnsi="宋体" w:cs="宋体"/>
          </w:rPr>
          <w:delText>时间相同期间</w:delText>
        </w:r>
      </w:del>
      <w:ins w:id="614" w:author="王瑾" w:date="2018-11-14T20:53:00Z">
        <w:del w:id="615" w:author="王雅洁" w:date="2019-11-08T17:40:00Z">
          <w:r>
            <w:rPr>
              <w:rFonts w:hint="eastAsia" w:ascii="宋体" w:hAnsi="宋体" w:cs="宋体"/>
            </w:rPr>
            <w:delText>日</w:delText>
          </w:r>
        </w:del>
      </w:ins>
      <w:del w:id="616" w:author="王雅洁" w:date="2019-11-08T17:40:00Z">
        <w:r>
          <w:rPr>
            <w:rFonts w:hint="eastAsia" w:ascii="宋体" w:hAnsi="宋体" w:cs="宋体"/>
          </w:rPr>
          <w:delText>的</w:delText>
        </w:r>
      </w:del>
      <w:ins w:id="617" w:author="王瑾" w:date="2018-11-14T20:53:00Z">
        <w:del w:id="618" w:author="王雅洁" w:date="2019-11-08T17:40:00Z">
          <w:r>
            <w:rPr>
              <w:rFonts w:hint="eastAsia" w:ascii="宋体" w:hAnsi="宋体" w:cs="宋体"/>
            </w:rPr>
            <w:delText>当天</w:delText>
          </w:r>
        </w:del>
      </w:ins>
      <w:del w:id="619" w:author="王雅洁" w:date="2019-11-08T17:40:00Z">
        <w:r>
          <w:rPr>
            <w:rFonts w:hint="eastAsia" w:ascii="宋体" w:hAnsi="宋体" w:cs="宋体"/>
          </w:rPr>
          <w:delText>收益率</w:delText>
        </w:r>
      </w:del>
      <w:ins w:id="620" w:author="王瑾" w:date="2018-11-14T20:54:00Z">
        <w:del w:id="621" w:author="王雅洁" w:date="2019-11-08T17:40:00Z">
          <w:r>
            <w:rPr>
              <w:rFonts w:hint="eastAsia" w:ascii="宋体" w:hAnsi="宋体" w:cs="宋体"/>
            </w:rPr>
            <w:delText>的，</w:delText>
          </w:r>
        </w:del>
      </w:ins>
      <w:del w:id="622" w:author="王雅洁" w:date="2019-11-08T17:40:00Z">
        <w:r>
          <w:rPr>
            <w:rFonts w:hint="eastAsia" w:ascii="宋体" w:hAnsi="宋体" w:cs="宋体"/>
          </w:rPr>
          <w:delText>应使用插值法进行计算。其中，人民币使用</w:delText>
        </w:r>
      </w:del>
      <w:ins w:id="623" w:author="王瑾" w:date="2018-11-14T20:56:00Z">
        <w:del w:id="624" w:author="王雅洁" w:date="2019-11-08T17:40:00Z">
          <w:r>
            <w:rPr>
              <w:rFonts w:hint="eastAsia" w:ascii="宋体" w:hAnsi="宋体" w:cs="宋体"/>
            </w:rPr>
            <w:delText>中央国债登记结算有限责任公司</w:delText>
          </w:r>
        </w:del>
      </w:ins>
      <w:del w:id="625" w:author="王雅洁" w:date="2019-11-08T17:40:00Z">
        <w:r>
          <w:rPr>
            <w:rFonts w:hint="eastAsia" w:ascii="宋体" w:hAnsi="宋体" w:cs="宋体"/>
            <w:b/>
            <w:bCs/>
          </w:rPr>
          <w:delText>中债</w:delText>
        </w:r>
      </w:del>
      <w:del w:id="626" w:author="王雅洁" w:date="2019-11-08T17:40:00Z">
        <w:r>
          <w:rPr>
            <w:rFonts w:hint="eastAsia" w:ascii="宋体" w:hAnsi="宋体" w:cs="宋体"/>
          </w:rPr>
          <w:delText>公布的国债到期收益率</w:delText>
        </w:r>
      </w:del>
      <w:ins w:id="627" w:author="王瑾" w:date="2018-11-14T20:54:00Z">
        <w:del w:id="628" w:author="王雅洁" w:date="2019-11-08T17:40:00Z">
          <w:r>
            <w:rPr>
              <w:rFonts w:hint="eastAsia" w:ascii="宋体" w:hAnsi="宋体" w:cs="宋体"/>
            </w:rPr>
            <w:delText>。</w:delText>
          </w:r>
        </w:del>
      </w:ins>
      <w:del w:id="629" w:author="王雅洁" w:date="2019-11-08T17:40:00Z">
        <w:r>
          <w:rPr>
            <w:rFonts w:hint="eastAsia" w:ascii="宋体" w:hAnsi="宋体" w:cs="宋体"/>
          </w:rPr>
          <w:delText>，利率冲击情景下计算得出的利率若低于</w:delText>
        </w:r>
      </w:del>
      <w:del w:id="630" w:author="王雅洁" w:date="2019-11-08T17:40:00Z">
        <w:r>
          <w:rPr>
            <w:rFonts w:ascii="宋体" w:cs="宋体"/>
          </w:rPr>
          <w:delText>-</w:delText>
        </w:r>
      </w:del>
      <w:del w:id="631" w:author="王雅洁" w:date="2019-11-08T17:40:00Z">
        <w:r>
          <w:rPr>
            <w:rFonts w:ascii="宋体" w:hAnsi="宋体" w:cs="宋体"/>
          </w:rPr>
          <w:delText>2%</w:delText>
        </w:r>
      </w:del>
      <w:del w:id="632" w:author="王雅洁" w:date="2019-11-08T17:40:00Z">
        <w:r>
          <w:rPr>
            <w:rFonts w:hint="eastAsia" w:ascii="宋体" w:hAnsi="宋体" w:cs="宋体"/>
          </w:rPr>
          <w:delText>，需校准为</w:delText>
        </w:r>
      </w:del>
      <w:del w:id="633" w:author="王雅洁" w:date="2019-11-08T17:40:00Z">
        <w:r>
          <w:rPr>
            <w:rFonts w:ascii="宋体" w:hAnsi="宋体" w:cs="宋体"/>
          </w:rPr>
          <w:delText>-2%</w:delText>
        </w:r>
      </w:del>
      <w:del w:id="634" w:author="王雅洁" w:date="2019-11-08T17:40:00Z">
        <w:r>
          <w:rPr>
            <w:rFonts w:hint="eastAsia" w:ascii="宋体" w:hAnsi="宋体" w:cs="宋体"/>
          </w:rPr>
          <w:delText>。。</w:delText>
        </w:r>
      </w:del>
    </w:p>
    <w:p>
      <w:pPr>
        <w:spacing w:line="440" w:lineRule="exact"/>
        <w:ind w:firstLine="422" w:firstLineChars="200"/>
        <w:rPr>
          <w:rFonts w:ascii="宋体" w:cs="Times New Roman"/>
        </w:rPr>
      </w:pPr>
      <w:r>
        <w:rPr>
          <w:rFonts w:ascii="宋体" w:hAnsi="宋体" w:cs="宋体"/>
          <w:b/>
          <w:bCs/>
        </w:rPr>
        <w:t>[7.k</w:t>
      </w:r>
      <w:r>
        <w:rPr>
          <w:rFonts w:hint="eastAsia" w:ascii="宋体" w:hAnsi="宋体" w:cs="宋体"/>
          <w:b/>
          <w:bCs/>
        </w:rPr>
        <w:t>值</w:t>
      </w:r>
      <w:r>
        <w:rPr>
          <w:rFonts w:ascii="宋体" w:hAnsi="宋体" w:cs="宋体"/>
          <w:b/>
          <w:bCs/>
        </w:rPr>
        <w:t>]</w:t>
      </w:r>
      <w:r>
        <w:rPr>
          <w:rFonts w:ascii="宋体" w:hAnsi="宋体" w:cs="宋体"/>
        </w:rPr>
        <w:t>:</w:t>
      </w:r>
      <w:r>
        <w:rPr>
          <w:rFonts w:hint="eastAsia" w:ascii="宋体" w:hAnsi="宋体" w:cs="宋体"/>
        </w:rPr>
        <w:t>为时间区间中值，无需填报。</w:t>
      </w:r>
    </w:p>
    <w:p>
      <w:pPr>
        <w:spacing w:line="440" w:lineRule="exact"/>
        <w:ind w:firstLine="422" w:firstLineChars="200"/>
        <w:rPr>
          <w:rFonts w:ascii="宋体" w:cs="Times New Roman"/>
        </w:rPr>
      </w:pPr>
      <w:r>
        <w:rPr>
          <w:rFonts w:ascii="宋体" w:hAnsi="宋体" w:cs="宋体"/>
          <w:b/>
          <w:bCs/>
        </w:rPr>
        <w:t>[8.</w:t>
      </w:r>
      <w:r>
        <w:rPr>
          <w:rFonts w:hint="eastAsia" w:ascii="宋体" w:hAnsi="宋体" w:cs="宋体"/>
          <w:b/>
          <w:bCs/>
        </w:rPr>
        <w:t>利率冲击情景</w:t>
      </w:r>
      <w:r>
        <w:rPr>
          <w:rFonts w:ascii="宋体" w:hAnsi="宋体" w:cs="宋体"/>
          <w:b/>
          <w:bCs/>
        </w:rPr>
        <w:t>]</w:t>
      </w:r>
      <w:r>
        <w:rPr>
          <w:rFonts w:ascii="宋体" w:hAnsi="宋体" w:cs="宋体"/>
        </w:rPr>
        <w:t>:</w:t>
      </w:r>
      <w:r>
        <w:rPr>
          <w:rFonts w:hint="eastAsia" w:ascii="宋体" w:hAnsi="宋体" w:cs="宋体"/>
        </w:rPr>
        <w:t>根据银保监会《商业银行银行账簿利率风险管理指引（修订）》有关标准化计量框架中公布的</w:t>
      </w:r>
      <w:r>
        <w:rPr>
          <w:rFonts w:ascii="宋体" w:hAnsi="宋体" w:cs="宋体"/>
        </w:rPr>
        <w:t>6</w:t>
      </w:r>
      <w:r>
        <w:rPr>
          <w:rFonts w:hint="eastAsia" w:ascii="宋体" w:hAnsi="宋体" w:cs="宋体"/>
        </w:rPr>
        <w:t>种利率冲击情景计算，包括收益率曲线平行上移、平行下移和形状变化，</w:t>
      </w:r>
      <w:ins w:id="635" w:author="王雅洁" w:date="2020-12-08T16:06:00Z">
        <w:r>
          <w:rPr>
            <w:rFonts w:hint="eastAsia" w:ascii="宋体" w:hAnsi="宋体"/>
          </w:rPr>
          <w:t>其中</w:t>
        </w:r>
      </w:ins>
      <w:ins w:id="636" w:author="王雅洁" w:date="2020-12-08T16:06:00Z">
        <w:r>
          <w:rPr>
            <w:rFonts w:ascii="宋体" w:hAnsi="宋体"/>
          </w:rPr>
          <w:t>币种为</w:t>
        </w:r>
      </w:ins>
      <w:ins w:id="637" w:author="王雅洁" w:date="2020-12-08T16:06:00Z">
        <w:r>
          <w:rPr>
            <w:rFonts w:hint="eastAsia" w:ascii="宋体" w:hAnsi="宋体"/>
          </w:rPr>
          <w:t>人民币的</w:t>
        </w:r>
      </w:ins>
      <w:ins w:id="638" w:author="王雅洁" w:date="2019-11-08T17:40:00Z">
        <w:r>
          <w:rPr>
            <w:rFonts w:hint="eastAsia" w:ascii="宋体" w:hAnsi="宋体"/>
          </w:rPr>
          <w:t>不考虑</w:t>
        </w:r>
      </w:ins>
      <w:ins w:id="639" w:author="王雅洁" w:date="2019-11-08T17:40:00Z">
        <w:r>
          <w:rPr>
            <w:rFonts w:ascii="宋体" w:hAnsi="宋体"/>
          </w:rPr>
          <w:t>负利率</w:t>
        </w:r>
      </w:ins>
      <w:ins w:id="640" w:author="王雅洁" w:date="2019-11-08T17:40:00Z">
        <w:r>
          <w:rPr>
            <w:rFonts w:hint="eastAsia" w:ascii="宋体" w:hAnsi="宋体"/>
          </w:rPr>
          <w:t>情况</w:t>
        </w:r>
      </w:ins>
      <w:ins w:id="641" w:author="王雅洁" w:date="2019-11-08T17:40:00Z">
        <w:r>
          <w:rPr>
            <w:rFonts w:ascii="宋体" w:hAnsi="宋体"/>
          </w:rPr>
          <w:t>。</w:t>
        </w:r>
      </w:ins>
      <w:r>
        <w:rPr>
          <w:rFonts w:hint="eastAsia" w:ascii="宋体" w:hAnsi="宋体" w:cs="宋体"/>
        </w:rPr>
        <w:t>无需填报，自动生成。</w:t>
      </w:r>
    </w:p>
    <w:p>
      <w:pPr>
        <w:spacing w:line="440" w:lineRule="exact"/>
        <w:ind w:firstLine="422" w:firstLineChars="200"/>
        <w:rPr>
          <w:del w:id="642" w:author="周世杰" w:date="2021-12-08T17:02:17Z"/>
          <w:rFonts w:ascii="宋体" w:cs="Times New Roman"/>
          <w:b/>
          <w:bCs/>
          <w:rPrChange w:id="643" w:author="周世杰" w:date="2021-12-08T17:02:22Z">
            <w:rPr>
              <w:del w:id="644" w:author="周世杰" w:date="2021-12-08T17:02:17Z"/>
              <w:rFonts w:ascii="宋体" w:cs="Times New Roman"/>
            </w:rPr>
          </w:rPrChange>
        </w:rPr>
      </w:pPr>
      <w:del w:id="645" w:author="周世杰" w:date="2021-12-08T17:02:17Z">
        <w:bookmarkStart w:id="0" w:name="_GoBack"/>
        <w:r>
          <w:rPr>
            <w:rFonts w:ascii="宋体" w:hAnsi="宋体" w:cs="宋体"/>
            <w:b/>
            <w:bCs/>
          </w:rPr>
          <w:delText>[9.</w:delText>
        </w:r>
      </w:del>
      <w:del w:id="646" w:author="周世杰" w:date="2021-12-08T17:02:17Z">
        <w:r>
          <w:rPr>
            <w:rFonts w:hint="eastAsia" w:ascii="宋体" w:hAnsi="宋体" w:cs="宋体"/>
            <w:b/>
            <w:bCs/>
          </w:rPr>
          <w:delText>经济价值变动</w:delText>
        </w:r>
      </w:del>
      <w:del w:id="647" w:author="周世杰" w:date="2021-12-08T17:02:17Z">
        <w:r>
          <w:rPr>
            <w:rFonts w:ascii="宋体" w:hAnsi="宋体" w:cs="宋体"/>
            <w:b/>
            <w:bCs/>
          </w:rPr>
          <w:delText>]</w:delText>
        </w:r>
      </w:del>
      <w:del w:id="648" w:author="周世杰" w:date="2021-12-08T17:02:17Z">
        <w:r>
          <w:rPr>
            <w:rFonts w:ascii="宋体" w:hAnsi="宋体" w:cs="宋体"/>
            <w:b/>
            <w:bCs/>
            <w:rPrChange w:id="649" w:author="周世杰" w:date="2021-12-08T17:02:22Z">
              <w:rPr>
                <w:rFonts w:ascii="宋体" w:hAnsi="宋体" w:cs="宋体"/>
              </w:rPr>
            </w:rPrChange>
          </w:rPr>
          <w:delText>:</w:delText>
        </w:r>
      </w:del>
      <w:del w:id="651" w:author="周世杰" w:date="2021-12-08T17:02:17Z">
        <w:r>
          <w:rPr>
            <w:rFonts w:hint="eastAsia" w:ascii="宋体" w:hAnsi="宋体" w:cs="宋体"/>
            <w:b/>
            <w:bCs/>
            <w:rPrChange w:id="652" w:author="周世杰" w:date="2021-12-08T17:02:22Z">
              <w:rPr>
                <w:rFonts w:hint="eastAsia" w:ascii="宋体" w:hAnsi="宋体" w:cs="宋体"/>
              </w:rPr>
            </w:rPrChange>
          </w:rPr>
          <w:delText>按照</w:delText>
        </w:r>
      </w:del>
      <w:del w:id="654" w:author="周世杰" w:date="2021-12-08T17:02:17Z">
        <w:r>
          <w:rPr>
            <w:rFonts w:ascii="宋体" w:hAnsi="宋体" w:cs="宋体"/>
            <w:b/>
            <w:bCs/>
            <w:rPrChange w:id="655" w:author="周世杰" w:date="2021-12-08T17:02:22Z">
              <w:rPr>
                <w:rFonts w:ascii="宋体" w:hAnsi="宋体" w:cs="宋体"/>
              </w:rPr>
            </w:rPrChange>
          </w:rPr>
          <w:delText>6</w:delText>
        </w:r>
      </w:del>
      <w:del w:id="657" w:author="周世杰" w:date="2021-12-08T17:02:17Z">
        <w:r>
          <w:rPr>
            <w:rFonts w:hint="eastAsia" w:ascii="宋体" w:hAnsi="宋体" w:cs="宋体"/>
            <w:b/>
            <w:bCs/>
            <w:rPrChange w:id="658" w:author="周世杰" w:date="2021-12-08T17:02:22Z">
              <w:rPr>
                <w:rFonts w:hint="eastAsia" w:ascii="宋体" w:hAnsi="宋体" w:cs="宋体"/>
              </w:rPr>
            </w:rPrChange>
          </w:rPr>
          <w:delText>种利率冲击情景，对名义重定价现金流进行折现，并计算各利率冲击情景下的净现值变化，无需填报，自动生成。</w:delText>
        </w:r>
      </w:del>
    </w:p>
    <w:p>
      <w:pPr>
        <w:spacing w:line="440" w:lineRule="exact"/>
        <w:ind w:firstLine="422" w:firstLineChars="200"/>
        <w:rPr>
          <w:ins w:id="660" w:author="wang jessie" w:date="2019-10-28T19:04:00Z"/>
          <w:rFonts w:ascii="宋体" w:hAnsi="宋体" w:cs="宋体"/>
        </w:rPr>
      </w:pPr>
      <w:del w:id="661" w:author="周世杰" w:date="2021-12-08T17:02:17Z">
        <w:r>
          <w:rPr>
            <w:rFonts w:ascii="宋体" w:hAnsi="宋体" w:cs="宋体"/>
            <w:b/>
            <w:bCs/>
          </w:rPr>
          <w:delText>[10</w:delText>
        </w:r>
      </w:del>
      <w:del w:id="662" w:author="周世杰" w:date="2021-12-08T17:02:17Z">
        <w:r>
          <w:rPr>
            <w:rFonts w:ascii="宋体" w:cs="宋体"/>
            <w:b/>
            <w:bCs/>
          </w:rPr>
          <w:delText>.</w:delText>
        </w:r>
      </w:del>
      <w:del w:id="663" w:author="周世杰" w:date="2021-12-08T17:02:17Z">
        <w:r>
          <w:rPr>
            <w:rFonts w:hint="eastAsia" w:ascii="宋体" w:hAnsi="宋体" w:cs="宋体"/>
            <w:b/>
            <w:bCs/>
          </w:rPr>
          <w:delText>最大经济价值变动</w:delText>
        </w:r>
      </w:del>
      <w:del w:id="664" w:author="周世杰" w:date="2021-12-08T17:02:17Z">
        <w:r>
          <w:rPr>
            <w:rFonts w:ascii="宋体" w:hAnsi="宋体" w:cs="宋体"/>
            <w:b/>
            <w:bCs/>
          </w:rPr>
          <w:delText>]</w:delText>
        </w:r>
      </w:del>
      <w:del w:id="665" w:author="周世杰" w:date="2021-12-08T17:02:17Z">
        <w:r>
          <w:rPr>
            <w:rFonts w:ascii="宋体" w:hAnsi="宋体" w:cs="宋体"/>
            <w:b/>
            <w:bCs/>
            <w:rPrChange w:id="666" w:author="周世杰" w:date="2021-12-08T17:02:22Z">
              <w:rPr>
                <w:rFonts w:ascii="宋体" w:hAnsi="宋体" w:cs="宋体"/>
              </w:rPr>
            </w:rPrChange>
          </w:rPr>
          <w:delText>:</w:delText>
        </w:r>
      </w:del>
      <w:ins w:id="668" w:author="wang jessie" w:date="2019-10-28T19:05:00Z">
        <w:del w:id="669" w:author="周世杰" w:date="2021-12-08T17:02:17Z">
          <w:r>
            <w:rPr>
              <w:rFonts w:hint="eastAsia" w:ascii="宋体" w:hAnsi="宋体" w:cs="宋体"/>
              <w:b/>
              <w:bCs/>
              <w:rPrChange w:id="670" w:author="周世杰" w:date="2021-12-08T17:02:22Z">
                <w:rPr>
                  <w:rFonts w:hint="eastAsia" w:ascii="宋体" w:hAnsi="宋体" w:cs="宋体"/>
                </w:rPr>
              </w:rPrChange>
            </w:rPr>
            <w:delText>按照</w:delText>
          </w:r>
        </w:del>
      </w:ins>
      <w:ins w:id="673" w:author="wang jessie" w:date="2019-10-28T19:05:00Z">
        <w:del w:id="674" w:author="周世杰" w:date="2021-12-08T17:02:17Z">
          <w:r>
            <w:rPr>
              <w:rFonts w:ascii="宋体" w:hAnsi="宋体" w:cs="宋体"/>
              <w:b/>
              <w:bCs/>
              <w:rPrChange w:id="675" w:author="周世杰" w:date="2021-12-08T17:02:22Z">
                <w:rPr>
                  <w:rFonts w:ascii="宋体" w:hAnsi="宋体" w:cs="宋体"/>
                </w:rPr>
              </w:rPrChange>
            </w:rPr>
            <w:delText>6</w:delText>
          </w:r>
        </w:del>
      </w:ins>
      <w:ins w:id="678" w:author="wang jessie" w:date="2019-10-28T19:05:00Z">
        <w:del w:id="679" w:author="周世杰" w:date="2021-12-08T17:02:17Z">
          <w:r>
            <w:rPr>
              <w:rFonts w:hint="eastAsia" w:ascii="宋体" w:hAnsi="宋体" w:cs="宋体"/>
              <w:b/>
              <w:bCs/>
              <w:rPrChange w:id="680" w:author="周世杰" w:date="2021-12-08T17:02:22Z">
                <w:rPr>
                  <w:rFonts w:hint="eastAsia" w:ascii="宋体" w:hAnsi="宋体" w:cs="宋体"/>
                </w:rPr>
              </w:rPrChange>
            </w:rPr>
            <w:delText>种利率冲击情景，对名义重定价现金流进行折现，并计算各利率冲击情景下的净现值变化，净现值增加为</w:delText>
          </w:r>
        </w:del>
      </w:ins>
      <w:ins w:id="683" w:author="wang jessie" w:date="2019-10-28T19:05:00Z">
        <w:del w:id="684" w:author="周世杰" w:date="2021-12-08T17:02:17Z">
          <w:r>
            <w:rPr>
              <w:rFonts w:hint="eastAsia" w:ascii="宋体" w:hAnsi="宋体" w:cs="宋体"/>
              <w:b/>
              <w:bCs/>
              <w:lang w:val="en-US"/>
              <w:rPrChange w:id="685" w:author="周世杰" w:date="2021-12-08T17:02:22Z">
                <w:rPr>
                  <w:rFonts w:hint="eastAsia" w:ascii="宋体" w:hAnsi="宋体" w:cs="宋体"/>
                  <w:lang w:val="en-US"/>
                </w:rPr>
              </w:rPrChange>
            </w:rPr>
            <w:delText>正</w:delText>
          </w:r>
        </w:del>
      </w:ins>
      <w:ins w:id="688" w:author="wang jessie" w:date="2019-10-28T19:05:00Z">
        <w:del w:id="689" w:author="周世杰" w:date="2021-12-08T17:02:17Z">
          <w:r>
            <w:rPr>
              <w:rFonts w:hint="eastAsia" w:ascii="宋体" w:hAnsi="宋体" w:cs="宋体"/>
              <w:b/>
              <w:bCs/>
              <w:rPrChange w:id="690" w:author="周世杰" w:date="2021-12-08T17:02:22Z">
                <w:rPr>
                  <w:rFonts w:hint="eastAsia" w:ascii="宋体" w:hAnsi="宋体" w:cs="宋体"/>
                </w:rPr>
              </w:rPrChange>
            </w:rPr>
            <w:delText>，净现值减少为负。其中</w:delText>
          </w:r>
        </w:del>
      </w:ins>
      <w:ins w:id="693" w:author="wang jessie" w:date="2019-10-28T19:05:00Z">
        <w:del w:id="694" w:author="周世杰" w:date="2021-12-08T17:02:17Z">
          <w:r>
            <w:rPr>
              <w:rFonts w:hint="eastAsia" w:ascii="宋体" w:hAnsi="宋体" w:cs="宋体"/>
              <w:b/>
              <w:bCs/>
              <w:szCs w:val="22"/>
              <w:rPrChange w:id="695" w:author="周世杰" w:date="2021-12-08T17:02:22Z">
                <w:rPr>
                  <w:rFonts w:hint="eastAsia" w:ascii="宋体" w:hAnsi="宋体" w:cs="宋体"/>
                  <w:szCs w:val="22"/>
                </w:rPr>
              </w:rPrChange>
            </w:rPr>
            <w:delText>最大经济价值</w:delText>
          </w:r>
        </w:del>
      </w:ins>
      <w:ins w:id="698" w:author="wang jessie" w:date="2019-10-28T19:05:00Z">
        <w:del w:id="699" w:author="周世杰" w:date="2021-12-08T17:02:17Z">
          <w:r>
            <w:rPr>
              <w:rFonts w:ascii="宋体" w:hAnsi="宋体" w:cs="宋体"/>
              <w:b/>
              <w:bCs/>
              <w:szCs w:val="22"/>
              <w:rPrChange w:id="700" w:author="周世杰" w:date="2021-12-08T17:02:22Z">
                <w:rPr>
                  <w:rFonts w:ascii="宋体" w:hAnsi="宋体" w:cs="宋体"/>
                  <w:szCs w:val="22"/>
                </w:rPr>
              </w:rPrChange>
            </w:rPr>
            <w:delText>变动</w:delText>
          </w:r>
        </w:del>
      </w:ins>
      <w:ins w:id="703" w:author="wang jessie" w:date="2019-10-28T19:05:00Z">
        <w:del w:id="704" w:author="周世杰" w:date="2021-12-08T17:02:17Z">
          <w:r>
            <w:rPr>
              <w:rFonts w:hint="eastAsia" w:ascii="宋体" w:hAnsi="宋体" w:cs="宋体"/>
              <w:b/>
              <w:bCs/>
              <w:szCs w:val="22"/>
              <w:rPrChange w:id="705" w:author="周世杰" w:date="2021-12-08T17:02:22Z">
                <w:rPr>
                  <w:rFonts w:hint="eastAsia" w:ascii="宋体" w:hAnsi="宋体" w:cs="宋体"/>
                  <w:szCs w:val="22"/>
                </w:rPr>
              </w:rPrChange>
            </w:rPr>
            <w:delText>指6种</w:delText>
          </w:r>
        </w:del>
      </w:ins>
      <w:ins w:id="708" w:author="wang jessie" w:date="2019-10-28T19:05:00Z">
        <w:del w:id="709" w:author="周世杰" w:date="2021-12-08T17:02:17Z">
          <w:r>
            <w:rPr>
              <w:rFonts w:ascii="宋体" w:hAnsi="宋体" w:cs="宋体"/>
              <w:b/>
              <w:bCs/>
              <w:szCs w:val="22"/>
              <w:rPrChange w:id="710" w:author="周世杰" w:date="2021-12-08T17:02:22Z">
                <w:rPr>
                  <w:rFonts w:ascii="宋体" w:hAnsi="宋体" w:cs="宋体"/>
                  <w:szCs w:val="22"/>
                </w:rPr>
              </w:rPrChange>
            </w:rPr>
            <w:delText>利率冲击情景</w:delText>
          </w:r>
        </w:del>
      </w:ins>
      <w:ins w:id="713" w:author="wang jessie" w:date="2019-10-28T19:05:00Z">
        <w:del w:id="714" w:author="周世杰" w:date="2021-12-08T17:02:17Z">
          <w:r>
            <w:rPr>
              <w:rFonts w:hint="eastAsia" w:ascii="宋体" w:hAnsi="宋体" w:cs="宋体"/>
              <w:b/>
              <w:bCs/>
              <w:szCs w:val="22"/>
              <w:rPrChange w:id="715" w:author="周世杰" w:date="2021-12-08T17:02:22Z">
                <w:rPr>
                  <w:rFonts w:hint="eastAsia" w:ascii="宋体" w:hAnsi="宋体" w:cs="宋体"/>
                  <w:szCs w:val="22"/>
                </w:rPr>
              </w:rPrChange>
            </w:rPr>
            <w:delText>下净现值减少的</w:delText>
          </w:r>
        </w:del>
      </w:ins>
      <w:ins w:id="718" w:author="wang jessie" w:date="2019-10-28T19:05:00Z">
        <w:del w:id="719" w:author="周世杰" w:date="2021-12-08T17:02:17Z">
          <w:r>
            <w:rPr>
              <w:rFonts w:ascii="宋体" w:hAnsi="宋体" w:cs="宋体"/>
              <w:b/>
              <w:bCs/>
              <w:szCs w:val="22"/>
              <w:rPrChange w:id="720" w:author="周世杰" w:date="2021-12-08T17:02:22Z">
                <w:rPr>
                  <w:rFonts w:ascii="宋体" w:hAnsi="宋体" w:cs="宋体"/>
                  <w:szCs w:val="22"/>
                </w:rPr>
              </w:rPrChange>
            </w:rPr>
            <w:delText>最大</w:delText>
          </w:r>
        </w:del>
      </w:ins>
      <w:ins w:id="723" w:author="wang jessie" w:date="2019-10-28T19:05:00Z">
        <w:del w:id="724" w:author="周世杰" w:date="2021-12-08T17:02:17Z">
          <w:r>
            <w:rPr>
              <w:rFonts w:hint="eastAsia" w:ascii="宋体" w:hAnsi="宋体" w:cs="宋体"/>
              <w:b/>
              <w:bCs/>
              <w:szCs w:val="22"/>
              <w:rPrChange w:id="725" w:author="周世杰" w:date="2021-12-08T17:02:22Z">
                <w:rPr>
                  <w:rFonts w:hint="eastAsia" w:ascii="宋体" w:hAnsi="宋体" w:cs="宋体"/>
                  <w:szCs w:val="22"/>
                </w:rPr>
              </w:rPrChange>
            </w:rPr>
            <w:delText>值</w:delText>
          </w:r>
        </w:del>
      </w:ins>
      <w:ins w:id="728" w:author="wang jessie" w:date="2019-10-28T19:05:00Z">
        <w:del w:id="729" w:author="周世杰" w:date="2021-12-08T17:02:17Z">
          <w:r>
            <w:rPr>
              <w:rFonts w:ascii="宋体" w:hAnsi="宋体" w:cs="宋体"/>
              <w:b/>
              <w:bCs/>
              <w:szCs w:val="22"/>
              <w:rPrChange w:id="730" w:author="周世杰" w:date="2021-12-08T17:02:22Z">
                <w:rPr>
                  <w:rFonts w:ascii="宋体" w:hAnsi="宋体" w:cs="宋体"/>
                  <w:szCs w:val="22"/>
                </w:rPr>
              </w:rPrChange>
            </w:rPr>
            <w:delText>。</w:delText>
          </w:r>
        </w:del>
      </w:ins>
      <w:ins w:id="733" w:author="wang jessie" w:date="2019-10-28T19:05:00Z">
        <w:del w:id="734" w:author="周世杰" w:date="2021-12-08T17:02:17Z">
          <w:r>
            <w:rPr>
              <w:rFonts w:hint="eastAsia" w:ascii="宋体" w:hAnsi="宋体" w:cs="宋体"/>
              <w:b/>
              <w:bCs/>
              <w:szCs w:val="22"/>
              <w:rPrChange w:id="735" w:author="周世杰" w:date="2021-12-08T17:02:22Z">
                <w:rPr>
                  <w:rFonts w:hint="eastAsia" w:ascii="宋体" w:hAnsi="宋体" w:cs="宋体"/>
                  <w:szCs w:val="22"/>
                </w:rPr>
              </w:rPrChange>
            </w:rPr>
            <w:delText>本项目</w:delText>
          </w:r>
        </w:del>
      </w:ins>
      <w:ins w:id="738" w:author="wang jessie" w:date="2019-10-28T19:05:00Z">
        <w:del w:id="739" w:author="周世杰" w:date="2021-12-08T17:02:17Z">
          <w:r>
            <w:rPr>
              <w:rFonts w:hint="eastAsia" w:ascii="宋体" w:hAnsi="宋体" w:cs="宋体"/>
              <w:b/>
              <w:bCs/>
              <w:rPrChange w:id="740" w:author="周世杰" w:date="2021-12-08T17:02:22Z">
                <w:rPr>
                  <w:rFonts w:hint="eastAsia" w:ascii="宋体" w:hAnsi="宋体" w:cs="宋体"/>
                </w:rPr>
              </w:rPrChange>
            </w:rPr>
            <w:delText>无需填报，自动生成。</w:delText>
          </w:r>
        </w:del>
      </w:ins>
      <w:ins w:id="743" w:author="周世杰" w:date="2021-12-08T17:02:03Z">
        <w:r>
          <w:rPr>
            <w:rFonts w:hint="eastAsia" w:ascii="宋体" w:hAnsi="宋体" w:cs="宋体"/>
            <w:b/>
            <w:bCs/>
            <w:rPrChange w:id="744" w:author="周世杰" w:date="2021-12-08T17:02:22Z">
              <w:rPr>
                <w:rFonts w:hint="eastAsia" w:ascii="宋体" w:hAnsi="宋体" w:cs="宋体"/>
              </w:rPr>
            </w:rPrChange>
          </w:rPr>
          <w:t>[9.经济价值变动]:</w:t>
        </w:r>
        <w:bookmarkEnd w:id="0"/>
      </w:ins>
      <w:ins w:id="746" w:author="周世杰" w:date="2021-12-08T17:02:03Z">
        <w:r>
          <w:rPr>
            <w:rFonts w:hint="eastAsia" w:ascii="宋体" w:hAnsi="宋体" w:cs="宋体"/>
          </w:rPr>
          <w:t>按照6种利率冲击情景，对名义重定价现金流进行折现，并计算各利率冲击情景下的净现值变化。其中最大经济价值变动指6种利率冲击情景下净现值的最大减少值。本项目无需填报，自动生成。</w:t>
        </w:r>
      </w:ins>
      <w:ins w:id="747" w:author="cbrc" w:date="2018-12-05T22:59:00Z">
        <w:del w:id="748" w:author="wang jessie" w:date="2019-10-28T19:05:00Z">
          <w:r>
            <w:rPr>
              <w:rFonts w:hint="eastAsia" w:ascii="宋体" w:hAnsi="宋体" w:cs="宋体"/>
            </w:rPr>
            <w:delText>指</w:delText>
          </w:r>
        </w:del>
      </w:ins>
      <w:ins w:id="749" w:author="cbrc" w:date="2018-12-05T22:59:00Z">
        <w:del w:id="750" w:author="wang jessie" w:date="2019-10-28T19:05:00Z">
          <w:r>
            <w:rPr>
              <w:rFonts w:ascii="宋体" w:hAnsi="宋体" w:cs="宋体"/>
            </w:rPr>
            <w:delText>6</w:delText>
          </w:r>
        </w:del>
      </w:ins>
      <w:ins w:id="751" w:author="cbrc" w:date="2018-12-05T22:59:00Z">
        <w:del w:id="752" w:author="wang jessie" w:date="2019-10-28T19:05:00Z">
          <w:r>
            <w:rPr>
              <w:rFonts w:hint="eastAsia" w:ascii="宋体" w:hAnsi="宋体" w:cs="宋体"/>
            </w:rPr>
            <w:delText>种利率冲击情景下经济价值变动最大值。</w:delText>
          </w:r>
        </w:del>
      </w:ins>
    </w:p>
    <w:p>
      <w:pPr>
        <w:spacing w:line="440" w:lineRule="exact"/>
        <w:ind w:firstLine="422" w:firstLineChars="200"/>
        <w:rPr>
          <w:ins w:id="753" w:author="王雅洁" w:date="2019-11-08T17:41:00Z"/>
          <w:rFonts w:ascii="宋体" w:hAnsi="宋体"/>
          <w:b/>
        </w:rPr>
      </w:pPr>
      <w:ins w:id="754" w:author="wang jessie" w:date="2019-10-28T19:04:00Z">
        <w:r>
          <w:rPr>
            <w:rFonts w:hint="eastAsia" w:ascii="宋体" w:hAnsi="宋体"/>
            <w:b/>
          </w:rPr>
          <w:t>[</w:t>
        </w:r>
      </w:ins>
      <w:ins w:id="755" w:author="wang jessie" w:date="2019-10-28T19:04:00Z">
        <w:r>
          <w:rPr>
            <w:rFonts w:ascii="宋体" w:hAnsi="宋体"/>
            <w:b/>
          </w:rPr>
          <w:t>1</w:t>
        </w:r>
      </w:ins>
      <w:ins w:id="756" w:author="wang jessie" w:date="2019-10-28T19:06:00Z">
        <w:r>
          <w:rPr>
            <w:rFonts w:ascii="宋体" w:hAnsi="宋体"/>
            <w:b/>
          </w:rPr>
          <w:t>0</w:t>
        </w:r>
      </w:ins>
      <w:ins w:id="757" w:author="wang jessie" w:date="2019-10-28T19:04:00Z">
        <w:r>
          <w:rPr>
            <w:rFonts w:ascii="宋体" w:hAnsi="宋体"/>
            <w:b/>
          </w:rPr>
          <w:t>.</w:t>
        </w:r>
      </w:ins>
      <w:ins w:id="758" w:author="wang jessie" w:date="2019-10-28T19:04:00Z">
        <w:r>
          <w:rPr>
            <w:rFonts w:hint="eastAsia" w:ascii="宋体" w:hAnsi="宋体"/>
            <w:b/>
          </w:rPr>
          <w:t>净利息收入变动]：</w:t>
        </w:r>
      </w:ins>
      <w:ins w:id="759" w:author="王雅洁" w:date="2019-11-08T17:41:00Z">
        <w:r>
          <w:rPr>
            <w:rFonts w:hint="eastAsia" w:ascii="宋体" w:hAnsi="宋体" w:cs="宋体"/>
          </w:rPr>
          <w:t>分别计算</w:t>
        </w:r>
      </w:ins>
      <w:ins w:id="760" w:author="王雅洁" w:date="2019-11-08T17:41:00Z">
        <w:r>
          <w:rPr>
            <w:rFonts w:hint="eastAsia" w:ascii="宋体" w:hAnsi="宋体"/>
          </w:rPr>
          <w:t>利率平行上移250个基点</w:t>
        </w:r>
      </w:ins>
      <w:ins w:id="761" w:author="王雅洁" w:date="2019-11-08T17:41:00Z">
        <w:r>
          <w:rPr>
            <w:rFonts w:hint="eastAsia" w:ascii="宋体" w:hAnsi="宋体" w:cs="宋体"/>
          </w:rPr>
          <w:t>对填报机构一年以内净利息收入的影响，以及</w:t>
        </w:r>
      </w:ins>
      <w:ins w:id="762" w:author="王雅洁" w:date="2019-11-08T17:41:00Z">
        <w:r>
          <w:rPr>
            <w:rFonts w:ascii="宋体" w:hAnsi="宋体" w:cs="宋体"/>
          </w:rPr>
          <w:t>计算</w:t>
        </w:r>
      </w:ins>
      <w:ins w:id="763" w:author="王雅洁" w:date="2019-11-08T17:41:00Z">
        <w:r>
          <w:rPr>
            <w:rFonts w:hint="eastAsia" w:ascii="宋体" w:hAnsi="宋体" w:cs="宋体"/>
          </w:rPr>
          <w:t>存款</w:t>
        </w:r>
      </w:ins>
      <w:ins w:id="764" w:author="王雅洁" w:date="2019-11-08T17:41:00Z">
        <w:r>
          <w:rPr>
            <w:rFonts w:ascii="宋体" w:hAnsi="宋体" w:cs="宋体"/>
          </w:rPr>
          <w:t>利率不变，其他利率平行下移</w:t>
        </w:r>
      </w:ins>
      <w:ins w:id="765" w:author="王雅洁" w:date="2019-11-08T17:41:00Z">
        <w:r>
          <w:rPr>
            <w:rFonts w:hint="eastAsia" w:ascii="宋体" w:hAnsi="宋体" w:cs="宋体"/>
          </w:rPr>
          <w:t>250个</w:t>
        </w:r>
      </w:ins>
      <w:ins w:id="766" w:author="王雅洁" w:date="2019-11-08T17:41:00Z">
        <w:r>
          <w:rPr>
            <w:rFonts w:ascii="宋体" w:hAnsi="宋体" w:cs="宋体"/>
          </w:rPr>
          <w:t>基点对</w:t>
        </w:r>
      </w:ins>
      <w:ins w:id="767" w:author="王雅洁" w:date="2019-11-08T17:41:00Z">
        <w:r>
          <w:rPr>
            <w:rFonts w:hint="eastAsia" w:ascii="宋体" w:hAnsi="宋体" w:cs="宋体"/>
          </w:rPr>
          <w:t>对填报机构一年以内净利息收入的影响。净利息收入增加为正，净利息收入减少为负。</w:t>
        </w:r>
      </w:ins>
      <w:ins w:id="768" w:author="王雅洁" w:date="2019-11-08T17:41:00Z">
        <w:r>
          <w:rPr>
            <w:rFonts w:hint="eastAsia" w:ascii="宋体" w:hAnsi="宋体"/>
          </w:rPr>
          <w:t>本项目</w:t>
        </w:r>
      </w:ins>
      <w:ins w:id="769" w:author="王雅洁" w:date="2019-11-08T17:41:00Z">
        <w:r>
          <w:rPr>
            <w:rFonts w:hint="eastAsia" w:ascii="宋体" w:hAnsi="宋体" w:cs="宋体"/>
          </w:rPr>
          <w:t>无需填报，自动生成。</w:t>
        </w:r>
      </w:ins>
    </w:p>
    <w:p>
      <w:pPr>
        <w:spacing w:line="440" w:lineRule="exact"/>
        <w:ind w:firstLine="420" w:firstLineChars="200"/>
        <w:rPr>
          <w:ins w:id="770" w:author="wang jessie" w:date="2019-10-28T19:04:00Z"/>
          <w:del w:id="771" w:author="王雅洁" w:date="2019-11-08T17:41:00Z"/>
          <w:rFonts w:ascii="宋体" w:hAnsi="宋体"/>
          <w:b/>
        </w:rPr>
      </w:pPr>
      <w:ins w:id="772" w:author="wang jessie" w:date="2019-10-28T19:04:00Z">
        <w:del w:id="773" w:author="王雅洁" w:date="2019-11-08T17:41:00Z">
          <w:r>
            <w:rPr>
              <w:rFonts w:hint="eastAsia" w:ascii="宋体" w:hAnsi="宋体" w:cs="宋体"/>
            </w:rPr>
            <w:delText>计算</w:delText>
          </w:r>
        </w:del>
      </w:ins>
      <w:ins w:id="774" w:author="wang jessie" w:date="2019-10-28T19:04:00Z">
        <w:del w:id="775" w:author="王雅洁" w:date="2019-11-08T17:41:00Z">
          <w:r>
            <w:rPr>
              <w:rFonts w:hint="eastAsia" w:ascii="宋体" w:hAnsi="宋体"/>
            </w:rPr>
            <w:delText>利率平行上移（或下移）250个基点</w:delText>
          </w:r>
        </w:del>
      </w:ins>
      <w:ins w:id="776" w:author="wang jessie" w:date="2019-10-28T19:04:00Z">
        <w:del w:id="777" w:author="王雅洁" w:date="2019-11-08T17:41:00Z">
          <w:r>
            <w:rPr>
              <w:rFonts w:hint="eastAsia" w:ascii="宋体" w:hAnsi="宋体" w:cs="宋体"/>
            </w:rPr>
            <w:delText>对填报机构一年以内净利息收入的影响，净利息收入增加为正，净利息收入减少为负。</w:delText>
          </w:r>
        </w:del>
      </w:ins>
      <w:ins w:id="778" w:author="wang jessie" w:date="2019-10-28T19:04:00Z">
        <w:del w:id="779" w:author="王雅洁" w:date="2019-11-08T17:41:00Z">
          <w:r>
            <w:rPr>
              <w:rFonts w:hint="eastAsia" w:ascii="宋体" w:hAnsi="宋体"/>
            </w:rPr>
            <w:delText>本项目</w:delText>
          </w:r>
        </w:del>
      </w:ins>
      <w:ins w:id="780" w:author="wang jessie" w:date="2019-10-28T19:04:00Z">
        <w:del w:id="781" w:author="王雅洁" w:date="2019-11-08T17:41:00Z">
          <w:r>
            <w:rPr>
              <w:rFonts w:hint="eastAsia" w:ascii="宋体" w:hAnsi="宋体" w:cs="宋体"/>
            </w:rPr>
            <w:delText>无需填报，自动生成。</w:delText>
          </w:r>
        </w:del>
      </w:ins>
    </w:p>
    <w:p>
      <w:pPr>
        <w:spacing w:line="440" w:lineRule="exact"/>
        <w:ind w:firstLine="420" w:firstLineChars="200"/>
        <w:rPr>
          <w:del w:id="782" w:author="王雅洁" w:date="2019-11-08T17:41:00Z"/>
          <w:rFonts w:hint="eastAsia" w:ascii="宋体" w:cs="Times New Roman"/>
        </w:rPr>
      </w:pPr>
    </w:p>
    <w:p>
      <w:pPr>
        <w:spacing w:line="440" w:lineRule="exact"/>
        <w:ind w:firstLine="422" w:firstLineChars="200"/>
        <w:rPr>
          <w:rFonts w:ascii="宋体" w:cs="Times New Roman"/>
          <w:b/>
        </w:rPr>
      </w:pPr>
      <w:r>
        <w:rPr>
          <w:rFonts w:hint="eastAsia" w:ascii="宋体" w:hAnsi="宋体" w:cs="宋体"/>
          <w:b/>
        </w:rPr>
        <w:t>附注：</w:t>
      </w:r>
    </w:p>
    <w:p>
      <w:pPr>
        <w:spacing w:line="440" w:lineRule="exact"/>
        <w:ind w:firstLine="422" w:firstLineChars="200"/>
        <w:rPr>
          <w:rFonts w:ascii="宋体" w:cs="Times New Roman"/>
        </w:rPr>
      </w:pPr>
      <w:r>
        <w:rPr>
          <w:rFonts w:ascii="宋体" w:hAnsi="宋体" w:cs="宋体"/>
          <w:b/>
        </w:rPr>
        <w:t>[</w:t>
      </w:r>
      <w:r>
        <w:rPr>
          <w:rFonts w:hint="eastAsia" w:ascii="宋体" w:hAnsi="宋体" w:cs="宋体"/>
          <w:b/>
        </w:rPr>
        <w:t>附注</w:t>
      </w:r>
      <w:r>
        <w:rPr>
          <w:rFonts w:ascii="宋体" w:hAnsi="宋体" w:cs="宋体"/>
          <w:b/>
        </w:rPr>
        <w:t>1</w:t>
      </w:r>
      <w:r>
        <w:rPr>
          <w:rFonts w:hint="eastAsia" w:ascii="宋体" w:hAnsi="宋体" w:cs="宋体"/>
          <w:b/>
        </w:rPr>
        <w:t>：资产合计（银行账簿）</w:t>
      </w:r>
      <w:r>
        <w:rPr>
          <w:rFonts w:ascii="宋体" w:hAnsi="宋体" w:cs="宋体"/>
          <w:b/>
        </w:rPr>
        <w:t>]</w:t>
      </w:r>
      <w:r>
        <w:rPr>
          <w:rFonts w:ascii="宋体" w:hAnsi="宋体" w:cs="宋体"/>
        </w:rPr>
        <w:t>:</w:t>
      </w:r>
      <w:r>
        <w:rPr>
          <w:rFonts w:hint="eastAsia" w:ascii="宋体" w:hAnsi="宋体" w:cs="宋体"/>
        </w:rPr>
        <w:t>反映该币种下，填报机构银行账簿的全部资产余额。包括利率敏感性资产和非利率敏感性资产。</w:t>
      </w:r>
    </w:p>
    <w:p>
      <w:pPr>
        <w:spacing w:line="440" w:lineRule="exact"/>
        <w:ind w:firstLine="422" w:firstLineChars="200"/>
        <w:rPr>
          <w:ins w:id="783" w:author="王雅洁" w:date="2019-11-08T17:41:00Z"/>
          <w:rFonts w:hint="eastAsia" w:ascii="宋体" w:cs="Times New Roman"/>
        </w:rPr>
      </w:pPr>
      <w:r>
        <w:rPr>
          <w:rFonts w:ascii="宋体" w:hAnsi="宋体" w:cs="宋体"/>
          <w:b/>
        </w:rPr>
        <w:t>[</w:t>
      </w:r>
      <w:r>
        <w:rPr>
          <w:rFonts w:hint="eastAsia" w:ascii="宋体" w:hAnsi="宋体" w:cs="宋体"/>
          <w:b/>
        </w:rPr>
        <w:t>附注</w:t>
      </w:r>
      <w:r>
        <w:rPr>
          <w:rFonts w:ascii="宋体" w:hAnsi="宋体" w:cs="宋体"/>
          <w:b/>
        </w:rPr>
        <w:t>2</w:t>
      </w:r>
      <w:r>
        <w:rPr>
          <w:rFonts w:hint="eastAsia" w:ascii="宋体" w:hAnsi="宋体" w:cs="宋体"/>
          <w:b/>
        </w:rPr>
        <w:t>：负债合计（银行账簿）</w:t>
      </w:r>
      <w:r>
        <w:rPr>
          <w:rFonts w:ascii="宋体" w:hAnsi="宋体" w:cs="宋体"/>
          <w:b/>
        </w:rPr>
        <w:t>]</w:t>
      </w:r>
      <w:r>
        <w:rPr>
          <w:rFonts w:ascii="宋体" w:hAnsi="宋体" w:cs="宋体"/>
        </w:rPr>
        <w:t>:</w:t>
      </w:r>
      <w:r>
        <w:rPr>
          <w:rFonts w:hint="eastAsia" w:ascii="宋体" w:hAnsi="宋体" w:cs="宋体"/>
        </w:rPr>
        <w:t>反映该币种下，填报机构银行账簿的全部负债余额。包括利率敏感性负债和非利率敏感性负债。</w:t>
      </w:r>
    </w:p>
    <w:p>
      <w:pPr>
        <w:spacing w:line="440" w:lineRule="exact"/>
        <w:ind w:firstLine="422" w:firstLineChars="200"/>
        <w:rPr>
          <w:del w:id="784" w:author="王雅洁" w:date="2019-11-08T17:42:00Z"/>
          <w:rFonts w:ascii="宋体" w:cs="Times New Roman"/>
          <w:b/>
          <w:bCs/>
        </w:rPr>
      </w:pPr>
    </w:p>
    <w:p>
      <w:pPr>
        <w:spacing w:line="440" w:lineRule="exact"/>
        <w:rPr>
          <w:rFonts w:ascii="宋体" w:cs="Times New Roman"/>
          <w:b/>
          <w:bCs/>
        </w:rPr>
      </w:pPr>
      <w:r>
        <w:rPr>
          <w:rFonts w:hint="eastAsia" w:ascii="宋体" w:hAnsi="宋体" w:cs="宋体"/>
          <w:b/>
          <w:bCs/>
        </w:rPr>
        <w:t>第四部分：校对关系</w:t>
      </w:r>
    </w:p>
    <w:p>
      <w:pPr>
        <w:spacing w:line="440" w:lineRule="exact"/>
        <w:ind w:firstLine="422" w:firstLineChars="200"/>
        <w:rPr>
          <w:ins w:id="786" w:author="Administrator" w:date="2019-11-13T11:14:00Z"/>
          <w:rFonts w:hint="eastAsia" w:ascii="宋体" w:hAnsi="宋体" w:cs="宋体"/>
          <w:b/>
          <w:bCs/>
          <w:rPrChange w:id="787" w:author="Administrator" w:date="2019-11-13T11:26:00Z">
            <w:rPr>
              <w:ins w:id="788" w:author="Administrator" w:date="2019-11-13T11:14:00Z"/>
              <w:rFonts w:hint="eastAsia" w:ascii="宋体" w:hAnsi="宋体" w:cs="宋体"/>
            </w:rPr>
          </w:rPrChange>
        </w:rPr>
        <w:pPrChange w:id="785" w:author="Administrator" w:date="2019-11-13T11:13:00Z">
          <w:pPr>
            <w:spacing w:line="440" w:lineRule="exact"/>
            <w:ind w:firstLine="420" w:firstLineChars="200"/>
          </w:pPr>
        </w:pPrChange>
      </w:pPr>
      <w:ins w:id="789" w:author="Administrator" w:date="2019-11-13T11:13:00Z">
        <w:r>
          <w:rPr>
            <w:rFonts w:hint="eastAsia" w:ascii="宋体" w:hAnsi="宋体" w:cs="宋体"/>
            <w:b/>
            <w:bCs/>
            <w:rPrChange w:id="790" w:author="Administrator" w:date="2019-11-13T11:26:00Z">
              <w:rPr>
                <w:rFonts w:hint="eastAsia" w:ascii="宋体" w:hAnsi="宋体" w:cs="宋体"/>
              </w:rPr>
            </w:rPrChange>
          </w:rPr>
          <w:t>（1）</w:t>
        </w:r>
      </w:ins>
      <w:ins w:id="791" w:author="Administrator" w:date="2019-11-13T11:14:00Z">
        <w:r>
          <w:rPr>
            <w:rFonts w:hint="eastAsia" w:ascii="宋体" w:hAnsi="宋体" w:cs="宋体"/>
            <w:b/>
            <w:bCs/>
            <w:rPrChange w:id="792" w:author="Administrator" w:date="2019-11-13T11:26:00Z">
              <w:rPr>
                <w:rFonts w:hint="eastAsia" w:ascii="宋体" w:hAnsi="宋体" w:cs="宋体"/>
              </w:rPr>
            </w:rPrChange>
          </w:rPr>
          <w:t>列项目</w:t>
        </w:r>
      </w:ins>
    </w:p>
    <w:p>
      <w:pPr>
        <w:spacing w:line="440" w:lineRule="exact"/>
        <w:ind w:firstLine="630" w:firstLineChars="300"/>
        <w:rPr>
          <w:ins w:id="794" w:author="Administrator" w:date="2019-11-13T11:13:00Z"/>
          <w:rFonts w:hint="eastAsia" w:ascii="宋体" w:hAnsi="宋体" w:cs="宋体"/>
        </w:rPr>
        <w:pPrChange w:id="793" w:author="Administrator" w:date="2019-11-13T11:14:00Z">
          <w:pPr>
            <w:spacing w:line="440" w:lineRule="exact"/>
            <w:ind w:firstLine="420" w:firstLineChars="200"/>
          </w:pPr>
        </w:pPrChange>
      </w:pPr>
      <w:del w:id="795" w:author="Administrator" w:date="2019-11-13T11:13:00Z">
        <w:r>
          <w:rPr>
            <w:rFonts w:ascii="宋体" w:hAnsi="宋体" w:cs="宋体"/>
          </w:rPr>
          <w:delText>1.[1.]</w:delText>
        </w:r>
      </w:del>
      <w:del w:id="796" w:author="Administrator" w:date="2019-11-13T11:13:00Z">
        <w:r>
          <w:rPr>
            <w:rFonts w:hint="eastAsia" w:ascii="宋体" w:hAnsi="宋体" w:cs="宋体"/>
          </w:rPr>
          <w:delText>至</w:delText>
        </w:r>
      </w:del>
      <w:del w:id="797" w:author="Administrator" w:date="2019-11-13T11:13:00Z">
        <w:r>
          <w:rPr>
            <w:rFonts w:ascii="宋体" w:hAnsi="宋体" w:cs="宋体"/>
          </w:rPr>
          <w:delText>[4.]</w:delText>
        </w:r>
      </w:del>
      <w:r>
        <w:rPr>
          <w:rFonts w:ascii="宋体" w:hAnsi="宋体" w:cs="宋体"/>
        </w:rPr>
        <w:t>A</w:t>
      </w:r>
      <w:r>
        <w:rPr>
          <w:rFonts w:hint="eastAsia" w:ascii="宋体" w:hAnsi="宋体" w:cs="宋体"/>
        </w:rPr>
        <w:t>列为</w:t>
      </w:r>
      <w:r>
        <w:rPr>
          <w:rFonts w:ascii="宋体" w:hAnsi="宋体" w:cs="宋体"/>
        </w:rPr>
        <w:t>B</w:t>
      </w:r>
      <w:r>
        <w:rPr>
          <w:rFonts w:hint="eastAsia" w:ascii="宋体" w:hAnsi="宋体" w:cs="宋体"/>
        </w:rPr>
        <w:t>列至</w:t>
      </w:r>
      <w:r>
        <w:rPr>
          <w:rFonts w:ascii="宋体" w:hAnsi="宋体" w:cs="宋体"/>
        </w:rPr>
        <w:t>T</w:t>
      </w:r>
      <w:r>
        <w:rPr>
          <w:rFonts w:hint="eastAsia" w:ascii="宋体" w:hAnsi="宋体" w:cs="宋体"/>
        </w:rPr>
        <w:t>列合计</w:t>
      </w:r>
      <w:ins w:id="798" w:author="Administrator" w:date="2019-11-13T11:13:00Z">
        <w:r>
          <w:rPr>
            <w:rFonts w:hint="eastAsia" w:ascii="宋体" w:hAnsi="宋体" w:cs="宋体"/>
          </w:rPr>
          <w:t>，适用于</w:t>
        </w:r>
      </w:ins>
      <w:ins w:id="799" w:author="Administrator" w:date="2019-11-13T11:13:00Z">
        <w:r>
          <w:rPr>
            <w:rFonts w:ascii="宋体" w:hAnsi="宋体" w:cs="宋体"/>
          </w:rPr>
          <w:t>1.</w:t>
        </w:r>
      </w:ins>
      <w:ins w:id="800" w:author="Administrator" w:date="2019-11-13T11:13:00Z">
        <w:r>
          <w:rPr>
            <w:rFonts w:hint="eastAsia" w:ascii="宋体" w:hAnsi="宋体" w:cs="宋体"/>
          </w:rPr>
          <w:t>至</w:t>
        </w:r>
      </w:ins>
      <w:ins w:id="801" w:author="周世杰" w:date="2019-11-14T16:40:00Z">
        <w:r>
          <w:rPr>
            <w:rFonts w:hint="eastAsia" w:ascii="宋体" w:hAnsi="宋体" w:cs="宋体"/>
          </w:rPr>
          <w:t>5</w:t>
        </w:r>
      </w:ins>
      <w:ins w:id="802" w:author="周世杰" w:date="2019-11-14T16:42:00Z">
        <w:r>
          <w:rPr>
            <w:rFonts w:hint="eastAsia" w:ascii="宋体" w:hAnsi="宋体" w:cs="宋体"/>
          </w:rPr>
          <w:t>,</w:t>
        </w:r>
      </w:ins>
      <w:ins w:id="803" w:author="Administrator" w:date="2019-11-13T11:13:00Z">
        <w:del w:id="804" w:author="周世杰" w:date="2019-11-14T16:40:00Z">
          <w:r>
            <w:rPr>
              <w:rFonts w:ascii="宋体" w:hAnsi="宋体" w:cs="宋体"/>
            </w:rPr>
            <w:delText>4</w:delText>
          </w:r>
        </w:del>
      </w:ins>
      <w:ins w:id="805" w:author="Administrator" w:date="2019-11-13T11:13:00Z">
        <w:r>
          <w:rPr>
            <w:rFonts w:ascii="宋体" w:hAnsi="宋体" w:cs="宋体"/>
          </w:rPr>
          <w:t>.</w:t>
        </w:r>
      </w:ins>
      <w:ins w:id="806" w:author="周世杰" w:date="2019-11-14T16:40:00Z">
        <w:r>
          <w:rPr>
            <w:rFonts w:hint="eastAsia" w:ascii="宋体" w:hAnsi="宋体" w:cs="宋体"/>
          </w:rPr>
          <w:t>9.1-9.6</w:t>
        </w:r>
      </w:ins>
      <w:ins w:id="807" w:author="Administrator" w:date="2019-11-13T11:14:00Z">
        <w:r>
          <w:rPr>
            <w:rFonts w:hint="eastAsia" w:ascii="宋体" w:hAnsi="宋体" w:cs="宋体"/>
          </w:rPr>
          <w:t>各行</w:t>
        </w:r>
      </w:ins>
      <w:ins w:id="808" w:author="Administrator" w:date="2019-11-13T11:12:00Z">
        <w:r>
          <w:rPr>
            <w:rFonts w:hint="eastAsia" w:ascii="宋体" w:hAnsi="宋体" w:cs="宋体"/>
          </w:rPr>
          <w:t>（2.2</w:t>
        </w:r>
      </w:ins>
      <w:ins w:id="809" w:author="Administrator" w:date="2019-11-13T11:14:00Z">
        <w:r>
          <w:rPr>
            <w:rFonts w:hint="eastAsia" w:ascii="宋体" w:hAnsi="宋体" w:cs="宋体"/>
          </w:rPr>
          <w:t>行</w:t>
        </w:r>
      </w:ins>
      <w:ins w:id="810" w:author="Administrator" w:date="2019-11-13T11:13:00Z">
        <w:r>
          <w:rPr>
            <w:rFonts w:hint="eastAsia" w:ascii="宋体" w:hAnsi="宋体" w:cs="宋体"/>
          </w:rPr>
          <w:t>除外</w:t>
        </w:r>
      </w:ins>
      <w:ins w:id="811" w:author="Administrator" w:date="2019-11-13T11:12:00Z">
        <w:r>
          <w:rPr>
            <w:rFonts w:hint="eastAsia" w:ascii="宋体" w:hAnsi="宋体" w:cs="宋体"/>
          </w:rPr>
          <w:t>）</w:t>
        </w:r>
      </w:ins>
      <w:ins w:id="812" w:author="Administrator" w:date="2019-11-13T11:14:00Z">
        <w:r>
          <w:rPr>
            <w:rFonts w:hint="eastAsia" w:ascii="宋体" w:hAnsi="宋体" w:cs="宋体"/>
          </w:rPr>
          <w:t>；</w:t>
        </w:r>
      </w:ins>
      <w:del w:id="813" w:author="Administrator" w:date="2019-11-13T11:14:00Z">
        <w:r>
          <w:rPr>
            <w:rFonts w:hint="eastAsia" w:ascii="宋体" w:hAnsi="宋体" w:cs="宋体"/>
          </w:rPr>
          <w:delText>。</w:delText>
        </w:r>
      </w:del>
    </w:p>
    <w:p>
      <w:pPr>
        <w:spacing w:line="440" w:lineRule="exact"/>
        <w:ind w:firstLine="0" w:firstLineChars="0"/>
        <w:rPr>
          <w:rFonts w:hint="eastAsia" w:ascii="宋体" w:hAnsi="宋体" w:cs="宋体"/>
        </w:rPr>
        <w:pPrChange w:id="814" w:author="Administrator" w:date="2019-11-13T11:13:00Z">
          <w:pPr>
            <w:spacing w:line="440" w:lineRule="exact"/>
            <w:ind w:firstLine="420" w:firstLineChars="200"/>
          </w:pPr>
        </w:pPrChange>
      </w:pPr>
      <w:ins w:id="815" w:author="Administrator" w:date="2019-11-13T11:13:00Z">
        <w:r>
          <w:rPr>
            <w:rFonts w:hint="eastAsia" w:ascii="宋体" w:hAnsi="宋体" w:cs="宋体"/>
          </w:rPr>
          <w:t xml:space="preserve">      </w:t>
        </w:r>
      </w:ins>
      <w:ins w:id="816" w:author="Administrator" w:date="2019-11-13T11:14:00Z">
        <w:r>
          <w:rPr>
            <w:rFonts w:hint="eastAsia" w:ascii="宋体" w:hAnsi="宋体" w:cs="宋体"/>
          </w:rPr>
          <w:t>A=B，适用于2.2行</w:t>
        </w:r>
      </w:ins>
      <w:ins w:id="817" w:author="LiuQi" w:date="2019-11-13T11:28:00Z">
        <w:r>
          <w:rPr>
            <w:rFonts w:hint="eastAsia" w:ascii="宋体" w:hAnsi="宋体" w:cs="宋体"/>
          </w:rPr>
          <w:t>；</w:t>
        </w:r>
      </w:ins>
    </w:p>
    <w:p>
      <w:pPr>
        <w:spacing w:line="440" w:lineRule="exact"/>
        <w:ind w:firstLine="422" w:firstLineChars="200"/>
        <w:rPr>
          <w:ins w:id="818" w:author="Administrator" w:date="2019-11-13T11:15:00Z"/>
          <w:rFonts w:hint="eastAsia" w:ascii="宋体" w:hAnsi="宋体" w:cs="宋体"/>
          <w:b/>
          <w:bCs/>
          <w:rPrChange w:id="819" w:author="Administrator" w:date="2019-11-13T11:26:00Z">
            <w:rPr>
              <w:ins w:id="820" w:author="Administrator" w:date="2019-11-13T11:15:00Z"/>
              <w:rFonts w:hint="eastAsia" w:ascii="宋体" w:hAnsi="宋体" w:cs="宋体"/>
            </w:rPr>
          </w:rPrChange>
        </w:rPr>
      </w:pPr>
      <w:ins w:id="821" w:author="Administrator" w:date="2019-11-13T11:13:00Z">
        <w:r>
          <w:rPr>
            <w:rFonts w:hint="eastAsia" w:ascii="宋体" w:hAnsi="宋体" w:cs="宋体"/>
            <w:b/>
            <w:bCs/>
            <w:rPrChange w:id="822" w:author="Administrator" w:date="2019-11-13T11:26:00Z">
              <w:rPr>
                <w:rFonts w:hint="eastAsia" w:ascii="宋体" w:hAnsi="宋体" w:cs="宋体"/>
              </w:rPr>
            </w:rPrChange>
          </w:rPr>
          <w:t>（2）</w:t>
        </w:r>
      </w:ins>
      <w:ins w:id="823" w:author="Administrator" w:date="2019-11-13T11:15:00Z">
        <w:r>
          <w:rPr>
            <w:rFonts w:hint="eastAsia" w:ascii="宋体" w:hAnsi="宋体" w:cs="宋体"/>
            <w:b/>
            <w:bCs/>
            <w:rPrChange w:id="824" w:author="Administrator" w:date="2019-11-13T11:26:00Z">
              <w:rPr>
                <w:rFonts w:hint="eastAsia" w:ascii="宋体" w:hAnsi="宋体" w:cs="宋体"/>
              </w:rPr>
            </w:rPrChange>
          </w:rPr>
          <w:t>行项目（等式）</w:t>
        </w:r>
      </w:ins>
    </w:p>
    <w:p>
      <w:pPr>
        <w:spacing w:line="440" w:lineRule="exact"/>
        <w:ind w:firstLine="420" w:firstLineChars="200"/>
        <w:rPr>
          <w:rFonts w:ascii="宋体" w:cs="Times New Roman"/>
        </w:rPr>
      </w:pPr>
      <w:del w:id="825" w:author="Administrator" w:date="2019-11-13T11:13:00Z">
        <w:r>
          <w:rPr>
            <w:rFonts w:ascii="宋体" w:hAnsi="宋体" w:cs="宋体"/>
          </w:rPr>
          <w:delText>2.</w:delText>
        </w:r>
      </w:del>
      <w:r>
        <w:rPr>
          <w:rFonts w:ascii="宋体" w:hAnsi="宋体" w:cs="宋体"/>
        </w:rPr>
        <w:t>[1.]=[1.1]+[1.2]+[1.3]</w:t>
      </w:r>
    </w:p>
    <w:p>
      <w:pPr>
        <w:spacing w:line="440" w:lineRule="exact"/>
        <w:ind w:firstLine="420" w:firstLineChars="200"/>
        <w:rPr>
          <w:rFonts w:ascii="宋体" w:cs="Times New Roman"/>
        </w:rPr>
      </w:pPr>
      <w:r>
        <w:rPr>
          <w:rFonts w:ascii="宋体" w:hAnsi="宋体" w:cs="宋体"/>
        </w:rPr>
        <w:t>[1.1]=[1.1.1]+[1.1.2]+[1.1.3]+[1.1.4]</w:t>
      </w:r>
    </w:p>
    <w:p>
      <w:pPr>
        <w:spacing w:line="440" w:lineRule="exact"/>
        <w:ind w:firstLine="420" w:firstLineChars="200"/>
        <w:rPr>
          <w:rFonts w:ascii="宋体" w:cs="Times New Roman"/>
        </w:rPr>
      </w:pPr>
      <w:r>
        <w:rPr>
          <w:rFonts w:ascii="宋体" w:hAnsi="宋体" w:cs="宋体"/>
        </w:rPr>
        <w:t>[2.]=[2.1]+[2.2]+[2.3]+[2.4]</w:t>
      </w:r>
      <w:del w:id="826" w:author="周世杰" w:date="2019-11-13T14:56:00Z">
        <w:r>
          <w:rPr>
            <w:rFonts w:ascii="宋体" w:hAnsi="宋体" w:cs="宋体"/>
          </w:rPr>
          <w:delText>+[2.5]</w:delText>
        </w:r>
      </w:del>
    </w:p>
    <w:p>
      <w:pPr>
        <w:spacing w:line="440" w:lineRule="exact"/>
        <w:ind w:firstLine="420" w:firstLineChars="200"/>
        <w:rPr>
          <w:rFonts w:ascii="宋体" w:hAnsi="宋体" w:cs="宋体"/>
        </w:rPr>
      </w:pPr>
      <w:r>
        <w:rPr>
          <w:rFonts w:ascii="宋体" w:hAnsi="宋体" w:cs="宋体"/>
        </w:rPr>
        <w:t>[2.1]=[2.1.1]+[2.1.2]+[2.1.3]+[2.1.4]</w:t>
      </w:r>
    </w:p>
    <w:p>
      <w:pPr>
        <w:spacing w:line="440" w:lineRule="exact"/>
        <w:ind w:firstLine="420" w:firstLineChars="200"/>
        <w:rPr>
          <w:del w:id="827" w:author="Administrator" w:date="2019-11-13T11:16:00Z"/>
          <w:rFonts w:ascii="宋体" w:cs="Times New Roman"/>
        </w:rPr>
      </w:pPr>
      <w:del w:id="828" w:author="Administrator" w:date="2019-11-13T11:16:00Z">
        <w:r>
          <w:rPr>
            <w:rFonts w:ascii="宋体" w:hAnsi="宋体" w:cs="宋体"/>
          </w:rPr>
          <w:delText>[2.2]=[2.2.1]+[2.2.2]+[2.2.3]</w:delText>
        </w:r>
      </w:del>
    </w:p>
    <w:p>
      <w:pPr>
        <w:spacing w:line="440" w:lineRule="exact"/>
        <w:ind w:firstLine="420" w:firstLineChars="200"/>
        <w:rPr>
          <w:rFonts w:ascii="宋体" w:cs="Times New Roman"/>
        </w:rPr>
      </w:pPr>
      <w:r>
        <w:rPr>
          <w:rFonts w:ascii="宋体" w:hAnsi="宋体" w:cs="宋体"/>
        </w:rPr>
        <w:t>[3.]=[3.1]+[3.2]+[3.3]+[3.4]</w:t>
      </w:r>
      <w:del w:id="829" w:author="cbrc" w:date="2018-12-05T23:11:00Z">
        <w:r>
          <w:rPr>
            <w:rFonts w:ascii="宋体" w:hAnsi="宋体" w:cs="宋体"/>
          </w:rPr>
          <w:delText xml:space="preserve"> </w:delText>
        </w:r>
      </w:del>
      <w:r>
        <w:rPr>
          <w:rFonts w:ascii="宋体" w:hAnsi="宋体" w:cs="宋体"/>
        </w:rPr>
        <w:t>+[3.5]</w:t>
      </w:r>
    </w:p>
    <w:p>
      <w:pPr>
        <w:spacing w:line="440" w:lineRule="exact"/>
        <w:ind w:firstLine="420" w:firstLineChars="200"/>
        <w:rPr>
          <w:rFonts w:ascii="宋体" w:hAnsi="宋体" w:cs="宋体"/>
        </w:rPr>
      </w:pPr>
      <w:r>
        <w:rPr>
          <w:rFonts w:ascii="宋体" w:hAnsi="宋体" w:cs="宋体"/>
        </w:rPr>
        <w:t>[3.1]=[3.1.1]-[3.1.2]</w:t>
      </w:r>
    </w:p>
    <w:p>
      <w:pPr>
        <w:spacing w:line="440" w:lineRule="exact"/>
        <w:ind w:firstLine="420" w:firstLineChars="200"/>
        <w:rPr>
          <w:rFonts w:ascii="宋体" w:hAnsi="宋体" w:cs="宋体"/>
        </w:rPr>
      </w:pPr>
      <w:r>
        <w:rPr>
          <w:rFonts w:ascii="宋体" w:hAnsi="宋体" w:cs="宋体"/>
        </w:rPr>
        <w:t>[3.2]=[3.2.1]-[3.2.2]</w:t>
      </w:r>
    </w:p>
    <w:p>
      <w:pPr>
        <w:spacing w:line="440" w:lineRule="exact"/>
        <w:ind w:firstLine="420" w:firstLineChars="200"/>
        <w:rPr>
          <w:rFonts w:ascii="宋体" w:hAnsi="宋体" w:cs="宋体"/>
        </w:rPr>
      </w:pPr>
      <w:r>
        <w:rPr>
          <w:rFonts w:ascii="宋体" w:hAnsi="宋体" w:cs="宋体"/>
        </w:rPr>
        <w:t>[3.3]=[3.3.1]-[3.3.2]</w:t>
      </w:r>
    </w:p>
    <w:p>
      <w:pPr>
        <w:spacing w:line="440" w:lineRule="exact"/>
        <w:ind w:firstLine="420" w:firstLineChars="200"/>
        <w:rPr>
          <w:rFonts w:ascii="宋体" w:cs="Times New Roman"/>
        </w:rPr>
      </w:pPr>
      <w:r>
        <w:rPr>
          <w:rFonts w:ascii="宋体" w:hAnsi="宋体" w:cs="宋体"/>
        </w:rPr>
        <w:t>[3.4]=[3.4.1]-[3.4.2]</w:t>
      </w:r>
    </w:p>
    <w:p>
      <w:pPr>
        <w:spacing w:line="440" w:lineRule="exact"/>
        <w:ind w:firstLine="420" w:firstLineChars="200"/>
        <w:rPr>
          <w:rFonts w:ascii="宋体" w:hAnsi="宋体" w:cs="宋体"/>
        </w:rPr>
      </w:pPr>
      <w:r>
        <w:rPr>
          <w:rFonts w:ascii="宋体" w:hAnsi="宋体" w:cs="宋体"/>
        </w:rPr>
        <w:t>[3.5]=[3.5.1]-[3.5.2]</w:t>
      </w:r>
    </w:p>
    <w:p>
      <w:pPr>
        <w:spacing w:line="440" w:lineRule="exact"/>
        <w:ind w:firstLine="420" w:firstLineChars="200"/>
        <w:rPr>
          <w:rFonts w:ascii="宋体" w:hAnsi="宋体" w:cs="宋体"/>
        </w:rPr>
      </w:pPr>
      <w:r>
        <w:rPr>
          <w:rFonts w:ascii="宋体" w:hAnsi="宋体" w:cs="宋体"/>
        </w:rPr>
        <w:t>[5</w:t>
      </w:r>
      <w:r>
        <w:rPr>
          <w:rFonts w:ascii="宋体" w:cs="宋体"/>
        </w:rPr>
        <w:t>.</w:t>
      </w:r>
      <w:r>
        <w:rPr>
          <w:rFonts w:ascii="宋体" w:hAnsi="宋体" w:cs="宋体"/>
        </w:rPr>
        <w:t>]= [5.1]</w:t>
      </w:r>
      <w:r>
        <w:rPr>
          <w:rFonts w:ascii="宋体" w:cs="宋体"/>
        </w:rPr>
        <w:t>-</w:t>
      </w:r>
      <w:r>
        <w:rPr>
          <w:rFonts w:ascii="宋体" w:hAnsi="宋体" w:cs="宋体"/>
        </w:rPr>
        <w:t>[5.2]</w:t>
      </w:r>
    </w:p>
    <w:p>
      <w:pPr>
        <w:spacing w:line="440" w:lineRule="exact"/>
        <w:ind w:firstLine="422" w:firstLineChars="200"/>
        <w:rPr>
          <w:ins w:id="830" w:author="Administrator" w:date="2019-11-13T11:15:00Z"/>
          <w:rFonts w:hint="eastAsia" w:ascii="宋体" w:cs="Times New Roman"/>
          <w:b/>
          <w:bCs/>
          <w:rPrChange w:id="831" w:author="Administrator" w:date="2019-11-13T11:26:00Z">
            <w:rPr>
              <w:ins w:id="832" w:author="Administrator" w:date="2019-11-13T11:15:00Z"/>
              <w:rFonts w:hint="eastAsia" w:ascii="宋体" w:cs="Times New Roman"/>
            </w:rPr>
          </w:rPrChange>
        </w:rPr>
      </w:pPr>
      <w:ins w:id="833" w:author="Administrator" w:date="2019-11-13T11:15:00Z">
        <w:r>
          <w:rPr>
            <w:rFonts w:hint="eastAsia" w:ascii="宋体" w:cs="Times New Roman"/>
            <w:b/>
            <w:bCs/>
            <w:rPrChange w:id="834" w:author="Administrator" w:date="2019-11-13T11:26:00Z">
              <w:rPr>
                <w:rFonts w:hint="eastAsia" w:ascii="宋体" w:cs="Times New Roman"/>
              </w:rPr>
            </w:rPrChange>
          </w:rPr>
          <w:t>（3）</w:t>
        </w:r>
      </w:ins>
      <w:ins w:id="835" w:author="cbrc" w:date="2018-12-05T20:59:00Z">
        <w:del w:id="836" w:author="Administrator" w:date="2019-11-13T11:15:00Z">
          <w:r>
            <w:rPr>
              <w:rFonts w:hint="eastAsia" w:ascii="宋体" w:cs="Times New Roman"/>
              <w:b/>
              <w:bCs/>
              <w:rPrChange w:id="837" w:author="Administrator" w:date="2019-11-13T11:26:00Z">
                <w:rPr>
                  <w:rFonts w:hint="eastAsia" w:ascii="宋体" w:cs="Times New Roman"/>
                </w:rPr>
              </w:rPrChange>
            </w:rPr>
            <w:delText>3.</w:delText>
          </w:r>
        </w:del>
      </w:ins>
      <w:ins w:id="838" w:author="Administrator" w:date="2019-11-13T11:15:00Z">
        <w:r>
          <w:rPr>
            <w:rFonts w:hint="eastAsia" w:ascii="宋体" w:cs="Times New Roman"/>
            <w:b/>
            <w:bCs/>
            <w:rPrChange w:id="839" w:author="Administrator" w:date="2019-11-13T11:26:00Z">
              <w:rPr>
                <w:rFonts w:hint="eastAsia" w:ascii="宋体" w:cs="Times New Roman"/>
              </w:rPr>
            </w:rPrChange>
          </w:rPr>
          <w:t>行项目（不等式）</w:t>
        </w:r>
      </w:ins>
    </w:p>
    <w:p>
      <w:pPr>
        <w:spacing w:line="440" w:lineRule="exact"/>
        <w:ind w:firstLine="420" w:firstLineChars="200"/>
        <w:rPr>
          <w:ins w:id="840" w:author="王雅洁" w:date="2019-11-08T17:15:00Z"/>
          <w:rFonts w:ascii="宋体" w:hAnsi="宋体" w:cs="宋体"/>
        </w:rPr>
      </w:pPr>
      <w:ins w:id="841" w:author="cbrc" w:date="2018-12-05T20:59:00Z">
        <w:r>
          <w:rPr>
            <w:rFonts w:ascii="宋体" w:hAnsi="宋体" w:cs="宋体"/>
          </w:rPr>
          <w:t>[1</w:t>
        </w:r>
      </w:ins>
      <w:ins w:id="842" w:author="cbrc" w:date="2018-12-05T20:59:00Z">
        <w:r>
          <w:rPr>
            <w:rFonts w:ascii="宋体" w:cs="宋体"/>
          </w:rPr>
          <w:t>.1.3.1</w:t>
        </w:r>
      </w:ins>
      <w:ins w:id="843" w:author="cbrc" w:date="2018-12-05T20:59:00Z">
        <w:r>
          <w:rPr>
            <w:rFonts w:ascii="宋体" w:hAnsi="宋体" w:cs="宋体"/>
          </w:rPr>
          <w:t>]</w:t>
        </w:r>
      </w:ins>
      <w:ins w:id="844" w:author="cbrc" w:date="2018-12-05T21:00:00Z">
        <w:r>
          <w:rPr>
            <w:rFonts w:ascii="宋体" w:hAnsi="宋体" w:cs="宋体"/>
          </w:rPr>
          <w:t>&lt;</w:t>
        </w:r>
      </w:ins>
      <w:ins w:id="845" w:author="cbrc" w:date="2018-12-05T21:01:00Z">
        <w:r>
          <w:rPr>
            <w:rFonts w:ascii="宋体" w:hAnsi="宋体" w:cs="宋体"/>
          </w:rPr>
          <w:t>=</w:t>
        </w:r>
      </w:ins>
      <w:ins w:id="846" w:author="cbrc" w:date="2018-12-05T21:00:00Z">
        <w:r>
          <w:rPr>
            <w:rFonts w:ascii="宋体" w:hAnsi="宋体" w:cs="宋体"/>
          </w:rPr>
          <w:t>[1</w:t>
        </w:r>
      </w:ins>
      <w:ins w:id="847" w:author="cbrc" w:date="2018-12-05T21:00:00Z">
        <w:r>
          <w:rPr>
            <w:rFonts w:ascii="宋体" w:cs="宋体"/>
          </w:rPr>
          <w:t>.1.3</w:t>
        </w:r>
      </w:ins>
      <w:ins w:id="848" w:author="cbrc" w:date="2018-12-05T21:00:00Z">
        <w:r>
          <w:rPr>
            <w:rFonts w:ascii="宋体" w:hAnsi="宋体" w:cs="宋体"/>
          </w:rPr>
          <w:t>]</w:t>
        </w:r>
      </w:ins>
      <w:ins w:id="849" w:author="cbrc" w:date="2018-12-05T23:13:00Z">
        <w:r>
          <w:rPr>
            <w:rFonts w:hint="eastAsia" w:ascii="宋体" w:hAnsi="宋体" w:cs="宋体"/>
          </w:rPr>
          <w:t xml:space="preserve"> </w:t>
        </w:r>
      </w:ins>
    </w:p>
    <w:p>
      <w:pPr>
        <w:spacing w:line="440" w:lineRule="exact"/>
        <w:ind w:firstLine="420" w:firstLineChars="200"/>
        <w:rPr>
          <w:ins w:id="850" w:author="cbrc" w:date="2018-12-05T20:59:00Z"/>
          <w:rFonts w:ascii="宋体" w:hAnsi="宋体" w:cs="宋体"/>
        </w:rPr>
      </w:pPr>
      <w:ins w:id="851" w:author="王雅洁" w:date="2019-11-08T17:15:00Z">
        <w:r>
          <w:rPr>
            <w:rFonts w:ascii="宋体" w:hAnsi="宋体" w:cs="宋体"/>
          </w:rPr>
          <w:t>[1</w:t>
        </w:r>
      </w:ins>
      <w:ins w:id="852" w:author="王雅洁" w:date="2019-11-08T17:15:00Z">
        <w:r>
          <w:rPr>
            <w:rFonts w:ascii="宋体" w:cs="宋体"/>
          </w:rPr>
          <w:t>.1.3.2</w:t>
        </w:r>
      </w:ins>
      <w:ins w:id="853" w:author="王雅洁" w:date="2019-11-08T17:15:00Z">
        <w:r>
          <w:rPr>
            <w:rFonts w:ascii="宋体" w:hAnsi="宋体" w:cs="宋体"/>
          </w:rPr>
          <w:t>]&lt;=[1</w:t>
        </w:r>
      </w:ins>
      <w:ins w:id="854" w:author="王雅洁" w:date="2019-11-08T17:15:00Z">
        <w:r>
          <w:rPr>
            <w:rFonts w:ascii="宋体" w:cs="宋体"/>
          </w:rPr>
          <w:t>.1.3</w:t>
        </w:r>
      </w:ins>
      <w:ins w:id="855" w:author="王雅洁" w:date="2019-11-08T17:15:00Z">
        <w:r>
          <w:rPr>
            <w:rFonts w:ascii="宋体" w:hAnsi="宋体" w:cs="宋体"/>
          </w:rPr>
          <w:t>]</w:t>
        </w:r>
      </w:ins>
    </w:p>
    <w:p>
      <w:pPr>
        <w:spacing w:line="440" w:lineRule="exact"/>
        <w:ind w:firstLine="420" w:firstLineChars="200"/>
        <w:rPr>
          <w:ins w:id="856" w:author="cbrc" w:date="2018-12-05T23:07:00Z"/>
          <w:rFonts w:ascii="宋体" w:hAnsi="宋体" w:cs="宋体"/>
        </w:rPr>
      </w:pPr>
      <w:ins w:id="857" w:author="cbrc" w:date="2018-12-05T23:07:00Z">
        <w:r>
          <w:rPr>
            <w:rFonts w:ascii="宋体" w:hAnsi="宋体" w:cs="宋体"/>
          </w:rPr>
          <w:t>[2</w:t>
        </w:r>
      </w:ins>
      <w:ins w:id="858" w:author="cbrc" w:date="2018-12-05T23:07:00Z">
        <w:r>
          <w:rPr>
            <w:rFonts w:ascii="宋体" w:cs="宋体"/>
          </w:rPr>
          <w:t>.1.3.1</w:t>
        </w:r>
      </w:ins>
      <w:ins w:id="859" w:author="cbrc" w:date="2018-12-05T23:07:00Z">
        <w:r>
          <w:rPr>
            <w:rFonts w:ascii="宋体" w:hAnsi="宋体" w:cs="宋体"/>
          </w:rPr>
          <w:t>]&lt;=[2</w:t>
        </w:r>
      </w:ins>
      <w:ins w:id="860" w:author="cbrc" w:date="2018-12-05T23:07:00Z">
        <w:r>
          <w:rPr>
            <w:rFonts w:ascii="宋体" w:cs="宋体"/>
          </w:rPr>
          <w:t>.1.3</w:t>
        </w:r>
      </w:ins>
      <w:ins w:id="861" w:author="cbrc" w:date="2018-12-05T23:07:00Z">
        <w:r>
          <w:rPr>
            <w:rFonts w:ascii="宋体" w:hAnsi="宋体" w:cs="宋体"/>
          </w:rPr>
          <w:t>]</w:t>
        </w:r>
      </w:ins>
      <w:ins w:id="862" w:author="cbrc" w:date="2018-12-05T23:13:00Z">
        <w:r>
          <w:rPr>
            <w:rFonts w:ascii="宋体" w:hAnsi="宋体" w:cs="宋体"/>
          </w:rPr>
          <w:t xml:space="preserve"> </w:t>
        </w:r>
      </w:ins>
    </w:p>
    <w:p>
      <w:pPr>
        <w:spacing w:line="440" w:lineRule="exact"/>
        <w:ind w:firstLine="420" w:firstLineChars="200"/>
        <w:rPr>
          <w:ins w:id="863" w:author="Administrator" w:date="2019-11-13T11:20:00Z"/>
          <w:rFonts w:ascii="宋体" w:hAnsi="宋体" w:cs="宋体"/>
        </w:rPr>
      </w:pPr>
      <w:ins w:id="864" w:author="cbrc" w:date="2018-12-05T23:07:00Z">
        <w:r>
          <w:rPr>
            <w:rFonts w:ascii="宋体" w:hAnsi="宋体" w:cs="宋体"/>
          </w:rPr>
          <w:t>[2</w:t>
        </w:r>
      </w:ins>
      <w:ins w:id="865" w:author="cbrc" w:date="2018-12-05T23:07:00Z">
        <w:r>
          <w:rPr>
            <w:rFonts w:ascii="宋体" w:cs="宋体"/>
          </w:rPr>
          <w:t>.2.1</w:t>
        </w:r>
      </w:ins>
      <w:ins w:id="866" w:author="cbrc" w:date="2018-12-05T23:07:00Z">
        <w:r>
          <w:rPr>
            <w:rFonts w:ascii="宋体" w:hAnsi="宋体" w:cs="宋体"/>
          </w:rPr>
          <w:t>]&lt;=[2</w:t>
        </w:r>
      </w:ins>
      <w:ins w:id="867" w:author="cbrc" w:date="2018-12-05T23:07:00Z">
        <w:r>
          <w:rPr>
            <w:rFonts w:ascii="宋体" w:cs="宋体"/>
          </w:rPr>
          <w:t>.</w:t>
        </w:r>
      </w:ins>
      <w:ins w:id="868" w:author="cbrc" w:date="2018-12-05T23:08:00Z">
        <w:r>
          <w:rPr>
            <w:rFonts w:ascii="宋体" w:cs="宋体"/>
          </w:rPr>
          <w:t>2</w:t>
        </w:r>
      </w:ins>
      <w:ins w:id="869" w:author="cbrc" w:date="2018-12-05T23:07:00Z">
        <w:r>
          <w:rPr>
            <w:rFonts w:ascii="宋体" w:hAnsi="宋体" w:cs="宋体"/>
          </w:rPr>
          <w:t>]</w:t>
        </w:r>
      </w:ins>
      <w:ins w:id="870" w:author="cbrc" w:date="2018-12-05T23:13:00Z">
        <w:r>
          <w:rPr>
            <w:rFonts w:ascii="宋体" w:hAnsi="宋体" w:cs="宋体"/>
          </w:rPr>
          <w:t xml:space="preserve"> </w:t>
        </w:r>
      </w:ins>
    </w:p>
    <w:p>
      <w:pPr>
        <w:spacing w:line="440" w:lineRule="exact"/>
        <w:ind w:firstLine="420" w:firstLineChars="200"/>
        <w:rPr>
          <w:ins w:id="871" w:author="cbrc" w:date="2018-12-05T23:08:00Z"/>
          <w:rFonts w:hint="eastAsia" w:ascii="宋体" w:hAnsi="宋体" w:cs="宋体"/>
        </w:rPr>
      </w:pPr>
      <w:ins w:id="872" w:author="Administrator" w:date="2019-11-13T11:21:00Z">
        <w:r>
          <w:rPr>
            <w:rFonts w:hint="eastAsia" w:ascii="宋体" w:hAnsi="宋体" w:cs="宋体"/>
          </w:rPr>
          <w:t>[2]</w:t>
        </w:r>
      </w:ins>
      <w:ins w:id="873" w:author="Administrator" w:date="2019-11-13T11:23:00Z">
        <w:r>
          <w:rPr>
            <w:rFonts w:hint="eastAsia" w:ascii="宋体" w:hAnsi="宋体" w:cs="宋体"/>
          </w:rPr>
          <w:t>、[2.1]-[2.4]</w:t>
        </w:r>
      </w:ins>
      <w:ins w:id="874" w:author="Administrator" w:date="2019-11-13T11:22:00Z">
        <w:r>
          <w:rPr>
            <w:rFonts w:hint="eastAsia" w:ascii="宋体" w:hAnsi="宋体" w:cs="宋体"/>
          </w:rPr>
          <w:t>及</w:t>
        </w:r>
      </w:ins>
      <w:ins w:id="875" w:author="Administrator" w:date="2019-11-13T11:23:00Z">
        <w:r>
          <w:rPr>
            <w:rFonts w:hint="eastAsia" w:ascii="宋体" w:hAnsi="宋体" w:cs="宋体"/>
          </w:rPr>
          <w:t>其</w:t>
        </w:r>
      </w:ins>
      <w:ins w:id="876" w:author="Administrator" w:date="2019-11-13T11:22:00Z">
        <w:r>
          <w:rPr>
            <w:rFonts w:hint="eastAsia" w:ascii="宋体" w:hAnsi="宋体" w:cs="宋体"/>
          </w:rPr>
          <w:t>全部子项</w:t>
        </w:r>
      </w:ins>
      <w:ins w:id="877" w:author="Administrator" w:date="2019-11-13T11:21:00Z">
        <w:r>
          <w:rPr>
            <w:rFonts w:hint="eastAsia" w:ascii="宋体" w:hAnsi="宋体" w:cs="宋体"/>
          </w:rPr>
          <w:t>均小于或</w:t>
        </w:r>
      </w:ins>
      <w:ins w:id="878" w:author="Administrator" w:date="2019-11-13T11:22:00Z">
        <w:r>
          <w:rPr>
            <w:rFonts w:hint="eastAsia" w:ascii="宋体" w:hAnsi="宋体" w:cs="宋体"/>
          </w:rPr>
          <w:t>等于0</w:t>
        </w:r>
      </w:ins>
      <w:ins w:id="879" w:author="周世杰" w:date="2019-11-13T11:32:00Z">
        <w:r>
          <w:rPr>
            <w:rFonts w:hint="eastAsia" w:ascii="宋体" w:hAnsi="宋体" w:cs="宋体"/>
          </w:rPr>
          <w:t>,适用于所有列</w:t>
        </w:r>
      </w:ins>
      <w:ins w:id="880" w:author="Administrator" w:date="2019-11-13T11:22:00Z">
        <w:r>
          <w:rPr>
            <w:rFonts w:hint="eastAsia" w:ascii="宋体" w:hAnsi="宋体" w:cs="宋体"/>
          </w:rPr>
          <w:t>。</w:t>
        </w:r>
      </w:ins>
    </w:p>
    <w:p>
      <w:pPr>
        <w:spacing w:line="440" w:lineRule="exact"/>
        <w:ind w:firstLine="420" w:firstLineChars="200"/>
        <w:rPr>
          <w:rFonts w:ascii="宋体" w:cs="Times New Roman"/>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10006FF" w:usb1="4000205B" w:usb2="00000010" w:usb3="00000000" w:csb0="2000019F" w:csb1="00000000"/>
  </w:font>
  <w:font w:name="华文中宋">
    <w:altName w:val="宋体"/>
    <w:panose1 w:val="02010600040101010101"/>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r>
      <w:fldChar w:fldCharType="begin"/>
    </w:r>
    <w:r>
      <w:instrText xml:space="preserve">PAGE   \* MERGEFORMAT</w:instrText>
    </w:r>
    <w:r>
      <w:fldChar w:fldCharType="separate"/>
    </w:r>
    <w:r>
      <w:rPr>
        <w:lang w:val="zh-CN"/>
      </w:rPr>
      <w:t>6</w:t>
    </w:r>
    <w:r>
      <w:rPr>
        <w:lang w:val="zh-CN"/>
      </w:rPr>
      <w:fldChar w:fldCharType="end"/>
    </w:r>
  </w:p>
  <w:p>
    <w:pPr>
      <w:pStyle w:val="1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revisionView w:markup="0"/>
  <w:trackRevisions w:val="1"/>
  <w:documentProtection w:enforcement="0"/>
  <w:defaultTabStop w:val="420"/>
  <w:hyphenationZone w:val="360"/>
  <w:drawingGridHorizontalSpacing w:val="0"/>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372CE"/>
    <w:rsid w:val="009E62B3"/>
    <w:rsid w:val="00B5484C"/>
    <w:rsid w:val="32877141"/>
    <w:rsid w:val="3F143788"/>
    <w:rsid w:val="48335FDD"/>
    <w:rsid w:val="484F0629"/>
    <w:rsid w:val="4A5843CE"/>
    <w:rsid w:val="5C267BD7"/>
    <w:rsid w:val="67B421F3"/>
    <w:rsid w:val="6F464BF6"/>
    <w:rsid w:val="7A714518"/>
    <w:rsid w:val="7DD14E7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99" w:name="toc 1"/>
    <w:lsdException w:qFormat="1" w:unhideWhenUsed="0" w:uiPriority="99" w:name="toc 2"/>
    <w:lsdException w:qFormat="1" w:unhideWhenUsed="0" w:uiPriority="99" w:name="toc 3"/>
    <w:lsdException w:qFormat="1" w:unhideWhenUsed="0" w:uiPriority="99" w:name="toc 4"/>
    <w:lsdException w:qFormat="1" w:unhideWhenUsed="0" w:uiPriority="99" w:name="toc 5"/>
    <w:lsdException w:qFormat="1" w:unhideWhenUsed="0" w:uiPriority="99" w:name="toc 6"/>
    <w:lsdException w:qFormat="1" w:unhideWhenUsed="0" w:uiPriority="99" w:name="toc 7"/>
    <w:lsdException w:unhideWhenUsed="0" w:uiPriority="99" w:name="toc 8"/>
    <w:lsdException w:unhideWhenUsed="0" w:uiPriority="99" w:name="toc 9"/>
    <w:lsdException w:uiPriority="99" w:name="Normal Indent" w:locked="1"/>
    <w:lsdException w:qFormat="1" w:unhideWhenUsed="0" w:uiPriority="99" w:name="footnote text"/>
    <w:lsdException w:uiPriority="99"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qFormat="1" w:unhideWhenUsed="0" w:uiPriority="99" w:name="footnote reference"/>
    <w:lsdException w:qFormat="1" w:unhideWhenUsed="0" w:uiPriority="99" w:name="annotation reference"/>
    <w:lsdException w:uiPriority="99" w:name="line number" w:locked="1"/>
    <w:lsdException w:qFormat="1" w:unhideWhenUsed="0" w:uiPriority="0"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qFormat="1" w:unhideWhenUsed="0" w:uiPriority="99" w:semiHidden="0" w:name="Body Text Indent"/>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nhideWhenUsed="0" w:uiPriority="99" w:semiHidden="0" w:name="Body Text 2"/>
    <w:lsdException w:qFormat="1" w:unhideWhenUsed="0" w:uiPriority="99" w:semiHidden="0" w:name="Body Text 3"/>
    <w:lsdException w:unhideWhenUsed="0" w:uiPriority="99" w:semiHidden="0" w:name="Body Text Indent 2"/>
    <w:lsdException w:qFormat="1" w:unhideWhenUsed="0" w:uiPriority="99" w:semiHidden="0" w:name="Body Text Indent 3"/>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uiPriority="99" w:semiHidden="0" w:name="Normal Table"/>
    <w:lsdException w:uiPriority="99" w:name="annotation subject" w:locked="1"/>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link w:val="47"/>
    <w:qFormat/>
    <w:uiPriority w:val="99"/>
    <w:pPr>
      <w:keepNext/>
      <w:jc w:val="center"/>
      <w:outlineLvl w:val="0"/>
    </w:pPr>
    <w:rPr>
      <w:rFonts w:ascii="Times New Roman" w:hAnsi="Times New Roman" w:eastAsia="黑体" w:cs="Times New Roman"/>
      <w:b/>
      <w:bCs/>
      <w:kern w:val="44"/>
      <w:sz w:val="30"/>
      <w:szCs w:val="30"/>
    </w:rPr>
  </w:style>
  <w:style w:type="paragraph" w:styleId="3">
    <w:name w:val="heading 2"/>
    <w:basedOn w:val="1"/>
    <w:next w:val="1"/>
    <w:link w:val="41"/>
    <w:qFormat/>
    <w:uiPriority w:val="99"/>
    <w:pPr>
      <w:keepNext/>
      <w:keepLines/>
      <w:spacing w:before="260" w:beforeLines="0" w:after="260" w:afterLines="0" w:line="416" w:lineRule="auto"/>
      <w:outlineLvl w:val="1"/>
    </w:pPr>
    <w:rPr>
      <w:rFonts w:ascii="Arial" w:hAnsi="Arial" w:eastAsia="黑体" w:cs="Arial"/>
      <w:b/>
      <w:bCs/>
      <w:sz w:val="32"/>
      <w:szCs w:val="32"/>
    </w:rPr>
  </w:style>
  <w:style w:type="paragraph" w:styleId="4">
    <w:name w:val="heading 3"/>
    <w:basedOn w:val="1"/>
    <w:next w:val="1"/>
    <w:link w:val="54"/>
    <w:qFormat/>
    <w:uiPriority w:val="99"/>
    <w:pPr>
      <w:keepNext/>
      <w:keepLines/>
      <w:spacing w:before="260" w:beforeLines="0" w:after="260" w:afterLines="0" w:line="416" w:lineRule="auto"/>
      <w:outlineLvl w:val="2"/>
    </w:pPr>
    <w:rPr>
      <w:rFonts w:ascii="仿宋_GB2312" w:hAnsi="Times New Roman" w:eastAsia="仿宋_GB2312" w:cs="仿宋_GB2312"/>
      <w:b/>
      <w:bCs/>
      <w:sz w:val="32"/>
      <w:szCs w:val="32"/>
    </w:rPr>
  </w:style>
  <w:style w:type="character" w:default="1" w:styleId="26">
    <w:name w:val="Default Paragraph Font"/>
    <w:unhideWhenUsed/>
    <w:qFormat/>
    <w:uiPriority w:val="1"/>
  </w:style>
  <w:style w:type="table" w:default="1" w:styleId="33">
    <w:name w:val="Normal Table"/>
    <w:unhideWhenUsed/>
    <w:uiPriority w:val="99"/>
    <w:tblPr>
      <w:tblLayout w:type="fixed"/>
      <w:tblCellMar>
        <w:top w:w="0" w:type="dxa"/>
        <w:left w:w="108" w:type="dxa"/>
        <w:bottom w:w="0" w:type="dxa"/>
        <w:right w:w="108" w:type="dxa"/>
      </w:tblCellMar>
    </w:tblPr>
  </w:style>
  <w:style w:type="paragraph" w:styleId="5">
    <w:name w:val="toc 7"/>
    <w:basedOn w:val="1"/>
    <w:next w:val="1"/>
    <w:semiHidden/>
    <w:qFormat/>
    <w:uiPriority w:val="99"/>
    <w:pPr>
      <w:ind w:left="1260"/>
      <w:jc w:val="left"/>
    </w:pPr>
    <w:rPr>
      <w:rFonts w:ascii="Times New Roman" w:hAnsi="Times New Roman" w:cs="Times New Roman"/>
    </w:rPr>
  </w:style>
  <w:style w:type="paragraph" w:styleId="6">
    <w:name w:val="Document Map"/>
    <w:basedOn w:val="1"/>
    <w:link w:val="46"/>
    <w:semiHidden/>
    <w:qFormat/>
    <w:uiPriority w:val="99"/>
    <w:pPr>
      <w:shd w:val="clear" w:color="auto" w:fill="000080"/>
    </w:pPr>
    <w:rPr>
      <w:rFonts w:ascii="Times New Roman" w:hAnsi="Times New Roman" w:cs="Times New Roman"/>
    </w:rPr>
  </w:style>
  <w:style w:type="paragraph" w:styleId="7">
    <w:name w:val="Body Text 3"/>
    <w:basedOn w:val="1"/>
    <w:link w:val="42"/>
    <w:qFormat/>
    <w:uiPriority w:val="99"/>
    <w:pPr>
      <w:adjustRightInd w:val="0"/>
      <w:snapToGrid w:val="0"/>
      <w:spacing w:line="240" w:lineRule="atLeast"/>
      <w:jc w:val="center"/>
    </w:pPr>
    <w:rPr>
      <w:rFonts w:ascii="Times New Roman" w:hAnsi="Times New Roman" w:cs="Times New Roman"/>
    </w:rPr>
  </w:style>
  <w:style w:type="paragraph" w:styleId="8">
    <w:name w:val="Body Text"/>
    <w:basedOn w:val="1"/>
    <w:link w:val="55"/>
    <w:qFormat/>
    <w:uiPriority w:val="99"/>
    <w:pPr>
      <w:spacing w:after="100" w:afterLines="0" w:line="360" w:lineRule="auto"/>
    </w:pPr>
    <w:rPr>
      <w:rFonts w:ascii="仿宋_GB2312" w:hAnsi="Times New Roman" w:eastAsia="仿宋_GB2312" w:cs="仿宋_GB2312"/>
      <w:sz w:val="30"/>
      <w:szCs w:val="30"/>
    </w:rPr>
  </w:style>
  <w:style w:type="paragraph" w:styleId="9">
    <w:name w:val="Body Text Indent"/>
    <w:basedOn w:val="1"/>
    <w:link w:val="50"/>
    <w:qFormat/>
    <w:uiPriority w:val="99"/>
    <w:pPr>
      <w:ind w:firstLine="567"/>
    </w:pPr>
    <w:rPr>
      <w:rFonts w:ascii="Times New Roman" w:hAnsi="Times New Roman" w:cs="Times New Roman"/>
    </w:rPr>
  </w:style>
  <w:style w:type="paragraph" w:styleId="10">
    <w:name w:val="toc 5"/>
    <w:basedOn w:val="1"/>
    <w:next w:val="1"/>
    <w:semiHidden/>
    <w:qFormat/>
    <w:uiPriority w:val="99"/>
    <w:pPr>
      <w:ind w:left="840"/>
      <w:jc w:val="left"/>
    </w:pPr>
    <w:rPr>
      <w:rFonts w:ascii="Times New Roman" w:hAnsi="Times New Roman" w:cs="Times New Roman"/>
    </w:rPr>
  </w:style>
  <w:style w:type="paragraph" w:styleId="11">
    <w:name w:val="toc 3"/>
    <w:basedOn w:val="1"/>
    <w:next w:val="1"/>
    <w:semiHidden/>
    <w:qFormat/>
    <w:uiPriority w:val="99"/>
    <w:pPr>
      <w:ind w:left="420"/>
      <w:jc w:val="left"/>
    </w:pPr>
    <w:rPr>
      <w:rFonts w:ascii="Times New Roman" w:hAnsi="Times New Roman" w:cs="Times New Roman"/>
      <w:i/>
      <w:iCs/>
    </w:rPr>
  </w:style>
  <w:style w:type="paragraph" w:styleId="12">
    <w:name w:val="toc 8"/>
    <w:basedOn w:val="1"/>
    <w:next w:val="1"/>
    <w:semiHidden/>
    <w:uiPriority w:val="99"/>
    <w:pPr>
      <w:ind w:left="1470"/>
      <w:jc w:val="left"/>
    </w:pPr>
    <w:rPr>
      <w:rFonts w:ascii="Times New Roman" w:hAnsi="Times New Roman" w:cs="Times New Roman"/>
    </w:rPr>
  </w:style>
  <w:style w:type="paragraph" w:styleId="13">
    <w:name w:val="Body Text Indent 2"/>
    <w:basedOn w:val="1"/>
    <w:link w:val="44"/>
    <w:uiPriority w:val="99"/>
    <w:pPr>
      <w:spacing w:after="100" w:afterLines="0" w:line="360" w:lineRule="auto"/>
      <w:ind w:firstLine="600" w:firstLineChars="200"/>
    </w:pPr>
    <w:rPr>
      <w:rFonts w:ascii="仿宋_GB2312" w:hAnsi="Times New Roman" w:eastAsia="仿宋_GB2312" w:cs="仿宋_GB2312"/>
      <w:sz w:val="30"/>
      <w:szCs w:val="30"/>
    </w:rPr>
  </w:style>
  <w:style w:type="paragraph" w:styleId="14">
    <w:name w:val="Balloon Text"/>
    <w:basedOn w:val="1"/>
    <w:link w:val="53"/>
    <w:semiHidden/>
    <w:qFormat/>
    <w:uiPriority w:val="99"/>
    <w:rPr>
      <w:rFonts w:ascii="Times New Roman" w:hAnsi="Times New Roman" w:cs="Times New Roman"/>
      <w:sz w:val="18"/>
      <w:szCs w:val="18"/>
    </w:rPr>
  </w:style>
  <w:style w:type="paragraph" w:styleId="15">
    <w:name w:val="footer"/>
    <w:basedOn w:val="1"/>
    <w:link w:val="52"/>
    <w:qFormat/>
    <w:uiPriority w:val="99"/>
    <w:pPr>
      <w:tabs>
        <w:tab w:val="center" w:pos="4153"/>
        <w:tab w:val="right" w:pos="8306"/>
      </w:tabs>
      <w:snapToGrid w:val="0"/>
      <w:jc w:val="left"/>
    </w:pPr>
    <w:rPr>
      <w:rFonts w:ascii="Times New Roman" w:hAnsi="Times New Roman" w:cs="Times New Roman"/>
      <w:sz w:val="18"/>
      <w:szCs w:val="18"/>
    </w:rPr>
  </w:style>
  <w:style w:type="paragraph" w:styleId="16">
    <w:name w:val="header"/>
    <w:basedOn w:val="1"/>
    <w:link w:val="45"/>
    <w:qFormat/>
    <w:uiPriority w:val="99"/>
    <w:pPr>
      <w:pBdr>
        <w:bottom w:val="single" w:color="auto" w:sz="6" w:space="1"/>
      </w:pBdr>
      <w:tabs>
        <w:tab w:val="center" w:pos="4153"/>
        <w:tab w:val="right" w:pos="8306"/>
      </w:tabs>
      <w:snapToGrid w:val="0"/>
      <w:jc w:val="center"/>
    </w:pPr>
    <w:rPr>
      <w:rFonts w:ascii="Times New Roman" w:hAnsi="Times New Roman" w:cs="Times New Roman"/>
      <w:sz w:val="18"/>
      <w:szCs w:val="18"/>
    </w:rPr>
  </w:style>
  <w:style w:type="paragraph" w:styleId="17">
    <w:name w:val="toc 1"/>
    <w:basedOn w:val="1"/>
    <w:next w:val="1"/>
    <w:semiHidden/>
    <w:qFormat/>
    <w:uiPriority w:val="99"/>
    <w:pPr>
      <w:spacing w:before="120" w:beforeLines="0" w:after="120" w:afterLines="0"/>
      <w:jc w:val="left"/>
    </w:pPr>
    <w:rPr>
      <w:rFonts w:ascii="Times New Roman" w:hAnsi="Times New Roman" w:cs="Times New Roman"/>
      <w:b/>
      <w:bCs/>
      <w:caps/>
    </w:rPr>
  </w:style>
  <w:style w:type="paragraph" w:styleId="18">
    <w:name w:val="toc 4"/>
    <w:basedOn w:val="1"/>
    <w:next w:val="1"/>
    <w:semiHidden/>
    <w:qFormat/>
    <w:uiPriority w:val="99"/>
    <w:pPr>
      <w:ind w:left="630"/>
      <w:jc w:val="left"/>
    </w:pPr>
    <w:rPr>
      <w:rFonts w:ascii="Times New Roman" w:hAnsi="Times New Roman" w:cs="Times New Roman"/>
    </w:rPr>
  </w:style>
  <w:style w:type="paragraph" w:styleId="19">
    <w:name w:val="footnote text"/>
    <w:basedOn w:val="1"/>
    <w:link w:val="49"/>
    <w:semiHidden/>
    <w:qFormat/>
    <w:uiPriority w:val="99"/>
    <w:pPr>
      <w:snapToGrid w:val="0"/>
      <w:jc w:val="left"/>
    </w:pPr>
    <w:rPr>
      <w:rFonts w:ascii="Times New Roman" w:hAnsi="Times New Roman" w:cs="Times New Roman"/>
      <w:sz w:val="18"/>
      <w:szCs w:val="18"/>
    </w:rPr>
  </w:style>
  <w:style w:type="paragraph" w:styleId="20">
    <w:name w:val="toc 6"/>
    <w:basedOn w:val="1"/>
    <w:next w:val="1"/>
    <w:semiHidden/>
    <w:qFormat/>
    <w:uiPriority w:val="99"/>
    <w:pPr>
      <w:ind w:left="1050"/>
      <w:jc w:val="left"/>
    </w:pPr>
    <w:rPr>
      <w:rFonts w:ascii="Times New Roman" w:hAnsi="Times New Roman" w:cs="Times New Roman"/>
    </w:rPr>
  </w:style>
  <w:style w:type="paragraph" w:styleId="21">
    <w:name w:val="Body Text Indent 3"/>
    <w:basedOn w:val="1"/>
    <w:link w:val="43"/>
    <w:qFormat/>
    <w:uiPriority w:val="99"/>
    <w:pPr>
      <w:tabs>
        <w:tab w:val="left" w:pos="3240"/>
      </w:tabs>
      <w:spacing w:line="360" w:lineRule="auto"/>
      <w:ind w:firstLine="540"/>
    </w:pPr>
    <w:rPr>
      <w:rFonts w:ascii="仿宋_GB2312" w:hAnsi="Times New Roman" w:eastAsia="仿宋_GB2312" w:cs="仿宋_GB2312"/>
      <w:sz w:val="24"/>
      <w:szCs w:val="24"/>
    </w:rPr>
  </w:style>
  <w:style w:type="paragraph" w:styleId="22">
    <w:name w:val="toc 2"/>
    <w:basedOn w:val="1"/>
    <w:next w:val="1"/>
    <w:semiHidden/>
    <w:qFormat/>
    <w:uiPriority w:val="99"/>
    <w:pPr>
      <w:ind w:left="210"/>
      <w:jc w:val="left"/>
    </w:pPr>
    <w:rPr>
      <w:rFonts w:ascii="Times New Roman" w:hAnsi="Times New Roman" w:cs="Times New Roman"/>
      <w:smallCaps/>
    </w:rPr>
  </w:style>
  <w:style w:type="paragraph" w:styleId="23">
    <w:name w:val="toc 9"/>
    <w:basedOn w:val="1"/>
    <w:next w:val="1"/>
    <w:semiHidden/>
    <w:uiPriority w:val="99"/>
    <w:pPr>
      <w:ind w:left="1680"/>
      <w:jc w:val="left"/>
    </w:pPr>
    <w:rPr>
      <w:rFonts w:ascii="Times New Roman" w:hAnsi="Times New Roman" w:cs="Times New Roman"/>
    </w:rPr>
  </w:style>
  <w:style w:type="paragraph" w:styleId="24">
    <w:name w:val="Body Text 2"/>
    <w:basedOn w:val="1"/>
    <w:link w:val="56"/>
    <w:uiPriority w:val="99"/>
    <w:pPr>
      <w:jc w:val="center"/>
    </w:pPr>
    <w:rPr>
      <w:rFonts w:ascii="Times New Roman" w:hAnsi="Times New Roman" w:cs="Times New Roman"/>
    </w:rPr>
  </w:style>
  <w:style w:type="paragraph" w:styleId="25">
    <w:name w:val="Normal (Web)"/>
    <w:basedOn w:val="1"/>
    <w:qFormat/>
    <w:uiPriority w:val="99"/>
    <w:pPr>
      <w:widowControl/>
      <w:spacing w:before="100" w:beforeLines="0" w:beforeAutospacing="1" w:after="100" w:afterLines="0" w:afterAutospacing="1"/>
      <w:jc w:val="left"/>
    </w:pPr>
    <w:rPr>
      <w:rFonts w:ascii="宋体" w:hAnsi="宋体" w:cs="宋体"/>
      <w:kern w:val="0"/>
      <w:sz w:val="24"/>
      <w:szCs w:val="24"/>
    </w:rPr>
  </w:style>
  <w:style w:type="character" w:styleId="27">
    <w:name w:val="Strong"/>
    <w:qFormat/>
    <w:uiPriority w:val="99"/>
    <w:rPr>
      <w:b/>
      <w:bCs/>
    </w:rPr>
  </w:style>
  <w:style w:type="character" w:styleId="28">
    <w:name w:val="page number"/>
    <w:basedOn w:val="26"/>
    <w:qFormat/>
    <w:uiPriority w:val="0"/>
  </w:style>
  <w:style w:type="character" w:styleId="29">
    <w:name w:val="FollowedHyperlink"/>
    <w:qFormat/>
    <w:uiPriority w:val="99"/>
    <w:rPr>
      <w:color w:val="800080"/>
      <w:u w:val="single"/>
    </w:rPr>
  </w:style>
  <w:style w:type="character" w:styleId="30">
    <w:name w:val="Hyperlink"/>
    <w:qFormat/>
    <w:uiPriority w:val="99"/>
    <w:rPr>
      <w:color w:val="0000FF"/>
      <w:u w:val="single"/>
    </w:rPr>
  </w:style>
  <w:style w:type="character" w:styleId="31">
    <w:name w:val="annotation reference"/>
    <w:semiHidden/>
    <w:qFormat/>
    <w:uiPriority w:val="99"/>
    <w:rPr>
      <w:sz w:val="21"/>
      <w:szCs w:val="21"/>
    </w:rPr>
  </w:style>
  <w:style w:type="character" w:styleId="32">
    <w:name w:val="footnote reference"/>
    <w:semiHidden/>
    <w:qFormat/>
    <w:uiPriority w:val="99"/>
    <w:rPr>
      <w:vertAlign w:val="superscript"/>
    </w:rPr>
  </w:style>
  <w:style w:type="paragraph" w:customStyle="1" w:styleId="34">
    <w:name w:val="Char Char Char Char Char1 Char Char Char Char"/>
    <w:basedOn w:val="1"/>
    <w:uiPriority w:val="99"/>
    <w:rPr>
      <w:rFonts w:ascii="Tahoma" w:hAnsi="Tahoma" w:cs="Tahoma"/>
      <w:sz w:val="24"/>
      <w:szCs w:val="24"/>
    </w:rPr>
  </w:style>
  <w:style w:type="paragraph" w:customStyle="1" w:styleId="35">
    <w:name w:val="Char Char Char Char Char"/>
    <w:basedOn w:val="1"/>
    <w:uiPriority w:val="99"/>
    <w:pPr>
      <w:widowControl/>
      <w:spacing w:after="160" w:afterLines="0" w:line="240" w:lineRule="exact"/>
      <w:jc w:val="left"/>
    </w:pPr>
    <w:rPr>
      <w:rFonts w:ascii="Verdana" w:hAnsi="Verdana" w:cs="Verdana"/>
      <w:kern w:val="0"/>
      <w:sz w:val="20"/>
      <w:szCs w:val="20"/>
      <w:lang w:eastAsia="en-US"/>
    </w:rPr>
  </w:style>
  <w:style w:type="paragraph" w:customStyle="1" w:styleId="36">
    <w:name w:val="Paragraph"/>
    <w:basedOn w:val="1"/>
    <w:link w:val="51"/>
    <w:qFormat/>
    <w:uiPriority w:val="99"/>
    <w:pPr>
      <w:widowControl/>
      <w:spacing w:after="240" w:afterLines="0"/>
    </w:pPr>
    <w:rPr>
      <w:rFonts w:ascii="Arial" w:hAnsi="Arial" w:cs="Arial"/>
      <w:kern w:val="0"/>
      <w:sz w:val="22"/>
      <w:szCs w:val="22"/>
      <w:lang w:eastAsia="en-US"/>
    </w:rPr>
  </w:style>
  <w:style w:type="paragraph" w:customStyle="1" w:styleId="37">
    <w:name w:val="_Style 36"/>
    <w:basedOn w:val="1"/>
    <w:qFormat/>
    <w:uiPriority w:val="99"/>
    <w:pPr>
      <w:ind w:firstLine="420" w:firstLineChars="200"/>
    </w:pPr>
  </w:style>
  <w:style w:type="paragraph" w:customStyle="1" w:styleId="38">
    <w:name w:val="Char Char Char"/>
    <w:basedOn w:val="1"/>
    <w:qFormat/>
    <w:uiPriority w:val="99"/>
    <w:pPr>
      <w:widowControl/>
      <w:spacing w:after="160" w:afterLines="0" w:line="240" w:lineRule="exact"/>
      <w:jc w:val="left"/>
    </w:pPr>
    <w:rPr>
      <w:rFonts w:ascii="Verdana" w:hAnsi="Verdana" w:cs="Verdana"/>
      <w:kern w:val="0"/>
      <w:sz w:val="20"/>
      <w:szCs w:val="20"/>
      <w:lang w:eastAsia="en-US"/>
    </w:rPr>
  </w:style>
  <w:style w:type="paragraph" w:customStyle="1" w:styleId="39">
    <w:name w:val="Default"/>
    <w:qFormat/>
    <w:uiPriority w:val="99"/>
    <w:pPr>
      <w:widowControl w:val="0"/>
      <w:autoSpaceDE w:val="0"/>
      <w:autoSpaceDN w:val="0"/>
      <w:adjustRightInd w:val="0"/>
    </w:pPr>
    <w:rPr>
      <w:rFonts w:ascii="华文中宋" w:hAnsi="Times New Roman" w:eastAsia="华文中宋" w:cs="华文中宋"/>
      <w:color w:val="000000"/>
      <w:sz w:val="24"/>
      <w:szCs w:val="24"/>
      <w:lang w:val="en-US" w:eastAsia="zh-CN" w:bidi="ar-SA"/>
    </w:rPr>
  </w:style>
  <w:style w:type="paragraph" w:customStyle="1" w:styleId="40">
    <w:name w:val="列出段落1"/>
    <w:basedOn w:val="1"/>
    <w:qFormat/>
    <w:uiPriority w:val="99"/>
    <w:pPr>
      <w:ind w:firstLine="420" w:firstLineChars="200"/>
    </w:pPr>
  </w:style>
  <w:style w:type="character" w:customStyle="1" w:styleId="41">
    <w:name w:val="标题 2 Char"/>
    <w:link w:val="3"/>
    <w:qFormat/>
    <w:locked/>
    <w:uiPriority w:val="99"/>
    <w:rPr>
      <w:rFonts w:ascii="Arial" w:hAnsi="Arial" w:eastAsia="黑体" w:cs="Arial"/>
      <w:b/>
      <w:bCs/>
      <w:sz w:val="32"/>
      <w:szCs w:val="32"/>
    </w:rPr>
  </w:style>
  <w:style w:type="character" w:customStyle="1" w:styleId="42">
    <w:name w:val="正文文本 3 Char"/>
    <w:link w:val="7"/>
    <w:locked/>
    <w:uiPriority w:val="99"/>
    <w:rPr>
      <w:rFonts w:ascii="Times New Roman" w:hAnsi="Times New Roman" w:eastAsia="宋体" w:cs="Times New Roman"/>
      <w:sz w:val="20"/>
      <w:szCs w:val="20"/>
    </w:rPr>
  </w:style>
  <w:style w:type="character" w:customStyle="1" w:styleId="43">
    <w:name w:val="正文文本缩进 3 Char"/>
    <w:link w:val="21"/>
    <w:locked/>
    <w:uiPriority w:val="99"/>
    <w:rPr>
      <w:rFonts w:ascii="仿宋_GB2312" w:hAnsi="Times New Roman" w:eastAsia="仿宋_GB2312" w:cs="仿宋_GB2312"/>
      <w:sz w:val="20"/>
      <w:szCs w:val="20"/>
    </w:rPr>
  </w:style>
  <w:style w:type="character" w:customStyle="1" w:styleId="44">
    <w:name w:val="正文文本缩进 2 Char"/>
    <w:link w:val="13"/>
    <w:locked/>
    <w:uiPriority w:val="99"/>
    <w:rPr>
      <w:rFonts w:ascii="仿宋_GB2312" w:hAnsi="Times New Roman" w:eastAsia="仿宋_GB2312" w:cs="仿宋_GB2312"/>
      <w:sz w:val="24"/>
      <w:szCs w:val="24"/>
    </w:rPr>
  </w:style>
  <w:style w:type="character" w:customStyle="1" w:styleId="45">
    <w:name w:val="页眉 Char"/>
    <w:link w:val="16"/>
    <w:locked/>
    <w:uiPriority w:val="99"/>
    <w:rPr>
      <w:rFonts w:ascii="Times New Roman" w:hAnsi="Times New Roman" w:eastAsia="宋体" w:cs="Times New Roman"/>
      <w:sz w:val="18"/>
      <w:szCs w:val="18"/>
    </w:rPr>
  </w:style>
  <w:style w:type="character" w:customStyle="1" w:styleId="46">
    <w:name w:val="文档结构图 Char"/>
    <w:link w:val="6"/>
    <w:semiHidden/>
    <w:qFormat/>
    <w:locked/>
    <w:uiPriority w:val="99"/>
    <w:rPr>
      <w:rFonts w:ascii="Times New Roman" w:hAnsi="Times New Roman" w:eastAsia="宋体" w:cs="Times New Roman"/>
      <w:sz w:val="24"/>
      <w:szCs w:val="24"/>
      <w:shd w:val="clear" w:color="auto" w:fill="000080"/>
    </w:rPr>
  </w:style>
  <w:style w:type="character" w:customStyle="1" w:styleId="47">
    <w:name w:val="标题 1 Char"/>
    <w:link w:val="2"/>
    <w:locked/>
    <w:uiPriority w:val="99"/>
    <w:rPr>
      <w:rFonts w:ascii="Times New Roman" w:hAnsi="Times New Roman" w:eastAsia="黑体" w:cs="Times New Roman"/>
      <w:b/>
      <w:bCs/>
      <w:kern w:val="44"/>
      <w:sz w:val="30"/>
      <w:szCs w:val="30"/>
    </w:rPr>
  </w:style>
  <w:style w:type="character" w:customStyle="1" w:styleId="48">
    <w:name w:val="style21"/>
    <w:qFormat/>
    <w:uiPriority w:val="99"/>
    <w:rPr>
      <w:color w:val="auto"/>
      <w:sz w:val="33"/>
      <w:szCs w:val="33"/>
    </w:rPr>
  </w:style>
  <w:style w:type="character" w:customStyle="1" w:styleId="49">
    <w:name w:val="脚注文本 Char"/>
    <w:link w:val="19"/>
    <w:semiHidden/>
    <w:qFormat/>
    <w:locked/>
    <w:uiPriority w:val="99"/>
    <w:rPr>
      <w:rFonts w:ascii="Times New Roman" w:hAnsi="Times New Roman" w:eastAsia="宋体" w:cs="Times New Roman"/>
      <w:sz w:val="18"/>
      <w:szCs w:val="18"/>
    </w:rPr>
  </w:style>
  <w:style w:type="character" w:customStyle="1" w:styleId="50">
    <w:name w:val="正文文本缩进 Char"/>
    <w:link w:val="9"/>
    <w:qFormat/>
    <w:locked/>
    <w:uiPriority w:val="99"/>
    <w:rPr>
      <w:rFonts w:ascii="Times New Roman" w:hAnsi="Times New Roman" w:eastAsia="宋体" w:cs="Times New Roman"/>
      <w:sz w:val="20"/>
      <w:szCs w:val="20"/>
    </w:rPr>
  </w:style>
  <w:style w:type="character" w:customStyle="1" w:styleId="51">
    <w:name w:val="Paragraph Char"/>
    <w:link w:val="36"/>
    <w:qFormat/>
    <w:locked/>
    <w:uiPriority w:val="99"/>
    <w:rPr>
      <w:rFonts w:ascii="Arial" w:hAnsi="Arial" w:eastAsia="宋体" w:cs="Arial"/>
      <w:sz w:val="24"/>
      <w:szCs w:val="24"/>
      <w:lang w:eastAsia="en-US"/>
    </w:rPr>
  </w:style>
  <w:style w:type="character" w:customStyle="1" w:styleId="52">
    <w:name w:val="页脚 Char"/>
    <w:link w:val="15"/>
    <w:qFormat/>
    <w:locked/>
    <w:uiPriority w:val="99"/>
    <w:rPr>
      <w:rFonts w:ascii="Times New Roman" w:hAnsi="Times New Roman" w:eastAsia="宋体" w:cs="Times New Roman"/>
      <w:sz w:val="18"/>
      <w:szCs w:val="18"/>
    </w:rPr>
  </w:style>
  <w:style w:type="character" w:customStyle="1" w:styleId="53">
    <w:name w:val="批注框文本 Char"/>
    <w:link w:val="14"/>
    <w:semiHidden/>
    <w:qFormat/>
    <w:locked/>
    <w:uiPriority w:val="99"/>
    <w:rPr>
      <w:rFonts w:ascii="Times New Roman" w:hAnsi="Times New Roman" w:eastAsia="宋体" w:cs="Times New Roman"/>
      <w:sz w:val="18"/>
      <w:szCs w:val="18"/>
    </w:rPr>
  </w:style>
  <w:style w:type="character" w:customStyle="1" w:styleId="54">
    <w:name w:val="标题 3 Char"/>
    <w:link w:val="4"/>
    <w:locked/>
    <w:uiPriority w:val="99"/>
    <w:rPr>
      <w:rFonts w:ascii="仿宋_GB2312" w:hAnsi="Times New Roman" w:eastAsia="仿宋_GB2312" w:cs="仿宋_GB2312"/>
      <w:b/>
      <w:bCs/>
      <w:sz w:val="32"/>
      <w:szCs w:val="32"/>
    </w:rPr>
  </w:style>
  <w:style w:type="character" w:customStyle="1" w:styleId="55">
    <w:name w:val="正文文本 Char"/>
    <w:link w:val="8"/>
    <w:locked/>
    <w:uiPriority w:val="99"/>
    <w:rPr>
      <w:rFonts w:ascii="仿宋_GB2312" w:hAnsi="Times New Roman" w:eastAsia="仿宋_GB2312" w:cs="仿宋_GB2312"/>
      <w:sz w:val="24"/>
      <w:szCs w:val="24"/>
    </w:rPr>
  </w:style>
  <w:style w:type="character" w:customStyle="1" w:styleId="56">
    <w:name w:val="正文文本 2 Char"/>
    <w:link w:val="24"/>
    <w:qFormat/>
    <w:locked/>
    <w:uiPriority w:val="99"/>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984</Words>
  <Characters>5613</Characters>
  <Lines>46</Lines>
  <Paragraphs>13</Paragraphs>
  <ScaleCrop>false</ScaleCrop>
  <LinksUpToDate>false</LinksUpToDate>
  <CharactersWithSpaces>6584</CharactersWithSpaces>
  <Application>WPS Office_10.8.0.6308_F1E327BC-269C-435d-A152-05C5408002CA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2018-12-06T08:32:00Z</dcterms:created>
  <dc:creator>王雅洁</dc:creator>
  <cp:lastModifiedBy>周世杰</cp:lastModifiedBy>
  <cp:lastPrinted>2018-12-06T10:50:00Z</cp:lastPrinted>
  <dcterms:modified xsi:type="dcterms:W3CDTF">2021-12-08T09:02:28Z</dcterms:modified>
  <dc:title>《银行账户利率风险计量报表》填报说明及要求</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